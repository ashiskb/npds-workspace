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0CCE0" w14:textId="77777777" w:rsidR="00212373" w:rsidRPr="00061C21" w:rsidRDefault="00212373" w:rsidP="00212373">
      <w:pPr>
        <w:pStyle w:val="Default"/>
        <w:spacing w:line="480" w:lineRule="auto"/>
        <w:jc w:val="center"/>
        <w:rPr>
          <w:rFonts w:asciiTheme="majorBidi" w:hAnsiTheme="majorBidi"/>
          <w:b/>
          <w:color w:val="000000" w:themeColor="text1"/>
        </w:rPr>
      </w:pPr>
      <w:r w:rsidRPr="00AC2E30">
        <w:rPr>
          <w:rFonts w:asciiTheme="majorBidi" w:hAnsiTheme="majorBidi"/>
          <w:b/>
          <w:color w:val="000000" w:themeColor="text1"/>
        </w:rPr>
        <w:t>Deep Learning Neural Network Derivation and Testing to Distinguish Acute Poisonings</w:t>
      </w:r>
    </w:p>
    <w:p w14:paraId="74321FB6" w14:textId="0D5CB417" w:rsidR="00467024" w:rsidRPr="00AC2E30" w:rsidRDefault="003A067A" w:rsidP="00032B47">
      <w:pPr>
        <w:spacing w:line="480" w:lineRule="auto"/>
        <w:jc w:val="both"/>
        <w:rPr>
          <w:rFonts w:asciiTheme="majorBidi" w:hAnsiTheme="majorBidi" w:cstheme="majorBidi"/>
          <w:b/>
          <w:bCs/>
          <w:color w:val="000000" w:themeColor="text1"/>
          <w:u w:val="single"/>
        </w:rPr>
      </w:pPr>
      <w:r w:rsidRPr="00AC2E30">
        <w:rPr>
          <w:rFonts w:asciiTheme="majorBidi" w:hAnsiTheme="majorBidi" w:cstheme="majorBidi"/>
          <w:b/>
          <w:bCs/>
          <w:color w:val="000000" w:themeColor="text1"/>
          <w:u w:val="single"/>
        </w:rPr>
        <w:t>Abstract</w:t>
      </w:r>
    </w:p>
    <w:p w14:paraId="41F77E3B" w14:textId="655A3AE4" w:rsidR="00467024" w:rsidRPr="00AC2E30" w:rsidRDefault="003A067A" w:rsidP="00032B47">
      <w:pPr>
        <w:spacing w:line="480" w:lineRule="auto"/>
        <w:jc w:val="both"/>
        <w:rPr>
          <w:rFonts w:asciiTheme="majorBidi" w:hAnsiTheme="majorBidi" w:cstheme="majorBidi"/>
          <w:color w:val="000000" w:themeColor="text1"/>
        </w:rPr>
      </w:pPr>
      <w:r w:rsidRPr="00AC2E30">
        <w:rPr>
          <w:rFonts w:asciiTheme="majorBidi" w:hAnsiTheme="majorBidi" w:cstheme="majorBidi"/>
          <w:b/>
          <w:bCs/>
          <w:color w:val="000000" w:themeColor="text1"/>
        </w:rPr>
        <w:t>Background:</w:t>
      </w:r>
      <w:r w:rsidRPr="00AC2E30">
        <w:rPr>
          <w:rFonts w:asciiTheme="majorBidi" w:hAnsiTheme="majorBidi" w:cstheme="majorBidi"/>
          <w:color w:val="000000" w:themeColor="text1"/>
        </w:rPr>
        <w:t xml:space="preserve"> Acute poisoning is a significant global health burden</w:t>
      </w:r>
      <w:r w:rsidR="00CA2717" w:rsidRPr="00AC2E30">
        <w:rPr>
          <w:rFonts w:asciiTheme="majorBidi" w:hAnsiTheme="majorBidi" w:cstheme="majorBidi"/>
          <w:color w:val="000000" w:themeColor="text1"/>
        </w:rPr>
        <w:t>, and the causative agent is often unclear</w:t>
      </w:r>
      <w:r w:rsidRPr="00AC2E30">
        <w:rPr>
          <w:rFonts w:asciiTheme="majorBidi" w:hAnsiTheme="majorBidi" w:cstheme="majorBidi"/>
          <w:color w:val="000000" w:themeColor="text1"/>
        </w:rPr>
        <w:t xml:space="preserve">. </w:t>
      </w:r>
      <w:r w:rsidR="007762F5" w:rsidRPr="00AC2E30">
        <w:rPr>
          <w:rFonts w:asciiTheme="majorBidi" w:hAnsiTheme="majorBidi" w:cstheme="majorBidi"/>
          <w:color w:val="000000" w:themeColor="text1"/>
        </w:rPr>
        <w:t xml:space="preserve">The primary aim of this pilot study was to develop a </w:t>
      </w:r>
      <w:r w:rsidR="0078614B" w:rsidRPr="00AC2E30">
        <w:rPr>
          <w:rFonts w:asciiTheme="majorBidi" w:hAnsiTheme="majorBidi" w:cstheme="majorBidi"/>
          <w:color w:val="000000" w:themeColor="text1"/>
        </w:rPr>
        <w:t>deep</w:t>
      </w:r>
      <w:r w:rsidR="007762F5" w:rsidRPr="00AC2E30">
        <w:rPr>
          <w:rFonts w:asciiTheme="majorBidi" w:hAnsiTheme="majorBidi" w:cstheme="majorBidi"/>
          <w:color w:val="000000" w:themeColor="text1"/>
        </w:rPr>
        <w:t xml:space="preserve"> learning algorithm that predicts the most probable agent a poisoned patient </w:t>
      </w:r>
      <w:r w:rsidR="00CA2717" w:rsidRPr="00AC2E30">
        <w:rPr>
          <w:rFonts w:asciiTheme="majorBidi" w:hAnsiTheme="majorBidi" w:cstheme="majorBidi"/>
          <w:color w:val="000000" w:themeColor="text1"/>
        </w:rPr>
        <w:t>was</w:t>
      </w:r>
      <w:r w:rsidR="007762F5" w:rsidRPr="00AC2E30">
        <w:rPr>
          <w:rFonts w:asciiTheme="majorBidi" w:hAnsiTheme="majorBidi" w:cstheme="majorBidi"/>
          <w:color w:val="000000" w:themeColor="text1"/>
        </w:rPr>
        <w:t xml:space="preserve"> exposed to </w:t>
      </w:r>
      <w:r w:rsidR="00A05132" w:rsidRPr="00AC2E30">
        <w:rPr>
          <w:rFonts w:asciiTheme="majorBidi" w:hAnsiTheme="majorBidi" w:cstheme="majorBidi"/>
          <w:color w:val="000000" w:themeColor="text1"/>
        </w:rPr>
        <w:t xml:space="preserve">from </w:t>
      </w:r>
      <w:r w:rsidR="007762F5" w:rsidRPr="00AC2E30">
        <w:rPr>
          <w:rFonts w:asciiTheme="majorBidi" w:hAnsiTheme="majorBidi" w:cstheme="majorBidi"/>
          <w:color w:val="000000" w:themeColor="text1"/>
        </w:rPr>
        <w:t xml:space="preserve">a </w:t>
      </w:r>
      <w:r w:rsidR="00CA2717" w:rsidRPr="00AC2E30">
        <w:rPr>
          <w:rFonts w:asciiTheme="majorBidi" w:hAnsiTheme="majorBidi" w:cstheme="majorBidi"/>
          <w:color w:val="000000" w:themeColor="text1"/>
        </w:rPr>
        <w:t xml:space="preserve">pre-specified </w:t>
      </w:r>
      <w:r w:rsidR="007762F5" w:rsidRPr="00AC2E30">
        <w:rPr>
          <w:rFonts w:asciiTheme="majorBidi" w:hAnsiTheme="majorBidi" w:cstheme="majorBidi"/>
          <w:color w:val="000000" w:themeColor="text1"/>
        </w:rPr>
        <w:t>list of drugs.</w:t>
      </w:r>
    </w:p>
    <w:p w14:paraId="4EB273AD" w14:textId="12282D30" w:rsidR="00467024" w:rsidRPr="00AC2E30" w:rsidRDefault="003A067A" w:rsidP="00032B47">
      <w:pPr>
        <w:spacing w:line="480" w:lineRule="auto"/>
        <w:jc w:val="both"/>
        <w:rPr>
          <w:rFonts w:asciiTheme="majorBidi" w:hAnsiTheme="majorBidi" w:cstheme="majorBidi"/>
          <w:color w:val="000000" w:themeColor="text1"/>
        </w:rPr>
      </w:pPr>
      <w:del w:id="0" w:author="Author">
        <w:r w:rsidRPr="00AC2E30">
          <w:rPr>
            <w:rFonts w:asciiTheme="majorBidi" w:hAnsiTheme="majorBidi" w:cstheme="majorBidi"/>
            <w:b/>
            <w:bCs/>
            <w:color w:val="000000" w:themeColor="text1"/>
          </w:rPr>
          <w:delText>Methods</w:delText>
        </w:r>
      </w:del>
      <w:ins w:id="1" w:author="Author">
        <w:r w:rsidR="008F41F5" w:rsidRPr="008F41F5">
          <w:rPr>
            <w:rFonts w:asciiTheme="majorBidi" w:hAnsiTheme="majorBidi" w:cstheme="majorBidi"/>
            <w:b/>
            <w:bCs/>
            <w:color w:val="000000" w:themeColor="text1"/>
          </w:rPr>
          <w:t>Research design &amp; methods</w:t>
        </w:r>
      </w:ins>
      <w:r w:rsidRPr="00AC2E30">
        <w:rPr>
          <w:rFonts w:asciiTheme="majorBidi" w:hAnsiTheme="majorBidi" w:cstheme="majorBidi"/>
          <w:b/>
          <w:bCs/>
          <w:color w:val="000000" w:themeColor="text1"/>
        </w:rPr>
        <w:t xml:space="preserve">: </w:t>
      </w:r>
      <w:r w:rsidRPr="00AC2E30">
        <w:rPr>
          <w:rFonts w:asciiTheme="majorBidi" w:hAnsiTheme="majorBidi" w:cstheme="majorBidi"/>
          <w:color w:val="000000" w:themeColor="text1"/>
        </w:rPr>
        <w:t>Data were queried from the National Poison Data Sy</w:t>
      </w:r>
      <w:r w:rsidRPr="00AC2E30">
        <w:rPr>
          <w:rFonts w:asciiTheme="majorBidi" w:hAnsiTheme="majorBidi" w:cstheme="majorBidi"/>
          <w:color w:val="000000" w:themeColor="text1"/>
        </w:rPr>
        <w:t>s</w:t>
      </w:r>
      <w:r w:rsidRPr="00AC2E30">
        <w:rPr>
          <w:rFonts w:asciiTheme="majorBidi" w:hAnsiTheme="majorBidi" w:cstheme="majorBidi"/>
          <w:color w:val="000000" w:themeColor="text1"/>
        </w:rPr>
        <w:t>tem</w:t>
      </w:r>
      <w:r w:rsidR="00F33AEB" w:rsidRPr="00AC2E30">
        <w:rPr>
          <w:rFonts w:asciiTheme="majorBidi" w:hAnsiTheme="majorBidi" w:cstheme="majorBidi"/>
          <w:color w:val="000000" w:themeColor="text1"/>
        </w:rPr>
        <w:t xml:space="preserve"> (NPDS)</w:t>
      </w:r>
      <w:r w:rsidRPr="00AC2E30">
        <w:rPr>
          <w:rFonts w:asciiTheme="majorBidi" w:hAnsiTheme="majorBidi" w:cstheme="majorBidi"/>
          <w:color w:val="000000" w:themeColor="text1"/>
        </w:rPr>
        <w:t xml:space="preserve"> from 2014 through 2018 for </w:t>
      </w:r>
      <w:r w:rsidR="00125997" w:rsidRPr="00AC2E30">
        <w:rPr>
          <w:rFonts w:asciiTheme="majorBidi" w:hAnsiTheme="majorBidi" w:cstheme="majorBidi"/>
          <w:color w:val="000000" w:themeColor="text1"/>
        </w:rPr>
        <w:t>eight</w:t>
      </w:r>
      <w:r w:rsidRPr="00AC2E30">
        <w:rPr>
          <w:rFonts w:asciiTheme="majorBidi" w:hAnsiTheme="majorBidi" w:cstheme="majorBidi"/>
          <w:color w:val="000000" w:themeColor="text1"/>
        </w:rPr>
        <w:t xml:space="preserve"> single-agent poisonings (</w:t>
      </w:r>
      <w:r w:rsidR="00A05132" w:rsidRPr="00AC2E30">
        <w:rPr>
          <w:rFonts w:asciiTheme="majorBidi" w:hAnsiTheme="majorBidi" w:cstheme="majorBidi"/>
          <w:color w:val="000000" w:themeColor="text1"/>
        </w:rPr>
        <w:t>a</w:t>
      </w:r>
      <w:r w:rsidR="007F5F32" w:rsidRPr="00AC2E30">
        <w:rPr>
          <w:rFonts w:asciiTheme="majorBidi" w:hAnsiTheme="majorBidi" w:cstheme="majorBidi"/>
          <w:color w:val="000000" w:themeColor="text1"/>
        </w:rPr>
        <w:t>cetaminophen</w:t>
      </w:r>
      <w:r w:rsidRPr="00AC2E30">
        <w:rPr>
          <w:rFonts w:asciiTheme="majorBidi" w:hAnsiTheme="majorBidi" w:cstheme="majorBidi"/>
          <w:color w:val="000000" w:themeColor="text1"/>
        </w:rPr>
        <w:t xml:space="preserve">, </w:t>
      </w:r>
      <w:r w:rsidR="00A05132" w:rsidRPr="00AC2E30">
        <w:rPr>
          <w:rFonts w:asciiTheme="majorBidi" w:hAnsiTheme="majorBidi" w:cstheme="majorBidi"/>
          <w:color w:val="000000" w:themeColor="text1"/>
        </w:rPr>
        <w:t>d</w:t>
      </w:r>
      <w:r w:rsidR="007F5F32" w:rsidRPr="00AC2E30">
        <w:rPr>
          <w:rFonts w:asciiTheme="majorBidi" w:hAnsiTheme="majorBidi" w:cstheme="majorBidi"/>
          <w:color w:val="000000" w:themeColor="text1"/>
        </w:rPr>
        <w:t>i</w:t>
      </w:r>
      <w:r w:rsidR="007F5F32" w:rsidRPr="00AC2E30">
        <w:rPr>
          <w:rFonts w:asciiTheme="majorBidi" w:hAnsiTheme="majorBidi" w:cstheme="majorBidi"/>
          <w:color w:val="000000" w:themeColor="text1"/>
        </w:rPr>
        <w:t>phenhydramine</w:t>
      </w:r>
      <w:r w:rsidRPr="00AC2E30">
        <w:rPr>
          <w:rFonts w:asciiTheme="majorBidi" w:hAnsiTheme="majorBidi" w:cstheme="majorBidi"/>
          <w:color w:val="000000" w:themeColor="text1"/>
        </w:rPr>
        <w:t xml:space="preserve">, </w:t>
      </w:r>
      <w:r w:rsidR="00CA2717" w:rsidRPr="00AC2E30">
        <w:rPr>
          <w:rFonts w:asciiTheme="majorBidi" w:hAnsiTheme="majorBidi" w:cstheme="majorBidi"/>
          <w:color w:val="000000" w:themeColor="text1"/>
        </w:rPr>
        <w:t>a</w:t>
      </w:r>
      <w:r w:rsidR="007D5817" w:rsidRPr="00AC2E30">
        <w:rPr>
          <w:rFonts w:asciiTheme="majorBidi" w:hAnsiTheme="majorBidi" w:cstheme="majorBidi"/>
          <w:color w:val="000000" w:themeColor="text1"/>
        </w:rPr>
        <w:t>spirin</w:t>
      </w:r>
      <w:r w:rsidRPr="00AC2E30">
        <w:rPr>
          <w:rFonts w:asciiTheme="majorBidi" w:hAnsiTheme="majorBidi" w:cstheme="majorBidi"/>
          <w:color w:val="000000" w:themeColor="text1"/>
        </w:rPr>
        <w:t>,</w:t>
      </w:r>
      <w:r w:rsidR="00E66F29" w:rsidRPr="00AC2E30">
        <w:rPr>
          <w:rFonts w:asciiTheme="majorBidi" w:hAnsiTheme="majorBidi" w:cstheme="majorBidi"/>
          <w:color w:val="000000" w:themeColor="text1"/>
        </w:rPr>
        <w:t xml:space="preserve"> </w:t>
      </w:r>
      <w:r w:rsidR="00A05132" w:rsidRPr="00AC2E30">
        <w:rPr>
          <w:rFonts w:asciiTheme="majorBidi" w:hAnsiTheme="majorBidi" w:cstheme="majorBidi"/>
          <w:color w:val="000000" w:themeColor="text1"/>
        </w:rPr>
        <w:t>c</w:t>
      </w:r>
      <w:r w:rsidR="007F5F32" w:rsidRPr="00AC2E30">
        <w:rPr>
          <w:rFonts w:asciiTheme="majorBidi" w:hAnsiTheme="majorBidi" w:cstheme="majorBidi"/>
          <w:color w:val="000000" w:themeColor="text1"/>
        </w:rPr>
        <w:t>alcium channel blocker</w:t>
      </w:r>
      <w:r w:rsidRPr="00AC2E30">
        <w:rPr>
          <w:rFonts w:asciiTheme="majorBidi" w:hAnsiTheme="majorBidi" w:cstheme="majorBidi"/>
          <w:color w:val="000000" w:themeColor="text1"/>
        </w:rPr>
        <w:t xml:space="preserve">s, </w:t>
      </w:r>
      <w:r w:rsidR="00A05132" w:rsidRPr="00AC2E30">
        <w:rPr>
          <w:rFonts w:asciiTheme="majorBidi" w:hAnsiTheme="majorBidi" w:cstheme="majorBidi"/>
          <w:color w:val="000000" w:themeColor="text1"/>
        </w:rPr>
        <w:t>s</w:t>
      </w:r>
      <w:r w:rsidR="007F5F32" w:rsidRPr="00AC2E30">
        <w:rPr>
          <w:rFonts w:asciiTheme="majorBidi" w:hAnsiTheme="majorBidi" w:cstheme="majorBidi"/>
          <w:color w:val="000000" w:themeColor="text1"/>
        </w:rPr>
        <w:t>ulfonylureas</w:t>
      </w:r>
      <w:r w:rsidRPr="00AC2E30">
        <w:rPr>
          <w:rFonts w:asciiTheme="majorBidi" w:hAnsiTheme="majorBidi" w:cstheme="majorBidi"/>
          <w:color w:val="000000" w:themeColor="text1"/>
        </w:rPr>
        <w:t xml:space="preserve">, </w:t>
      </w:r>
      <w:r w:rsidR="00A05132" w:rsidRPr="00AC2E30">
        <w:rPr>
          <w:rFonts w:asciiTheme="majorBidi" w:hAnsiTheme="majorBidi" w:cstheme="majorBidi"/>
          <w:color w:val="000000" w:themeColor="text1"/>
        </w:rPr>
        <w:t>b</w:t>
      </w:r>
      <w:r w:rsidR="007F5F32" w:rsidRPr="00AC2E30">
        <w:rPr>
          <w:rFonts w:asciiTheme="majorBidi" w:hAnsiTheme="majorBidi" w:cstheme="majorBidi"/>
          <w:color w:val="000000" w:themeColor="text1"/>
        </w:rPr>
        <w:t>enzodiazepines</w:t>
      </w:r>
      <w:r w:rsidRPr="00AC2E30">
        <w:rPr>
          <w:rFonts w:asciiTheme="majorBidi" w:hAnsiTheme="majorBidi" w:cstheme="majorBidi"/>
          <w:color w:val="000000" w:themeColor="text1"/>
        </w:rPr>
        <w:t xml:space="preserve">, </w:t>
      </w:r>
      <w:r w:rsidR="00CA2717" w:rsidRPr="00AC2E30">
        <w:rPr>
          <w:rFonts w:asciiTheme="majorBidi" w:hAnsiTheme="majorBidi" w:cstheme="majorBidi"/>
          <w:color w:val="000000" w:themeColor="text1"/>
        </w:rPr>
        <w:t>b</w:t>
      </w:r>
      <w:r w:rsidR="007F5F32" w:rsidRPr="00AC2E30">
        <w:rPr>
          <w:rFonts w:asciiTheme="majorBidi" w:hAnsiTheme="majorBidi" w:cstheme="majorBidi"/>
          <w:color w:val="000000" w:themeColor="text1"/>
        </w:rPr>
        <w:t>upropion</w:t>
      </w:r>
      <w:r w:rsidRPr="00AC2E30">
        <w:rPr>
          <w:rFonts w:asciiTheme="majorBidi" w:hAnsiTheme="majorBidi" w:cstheme="majorBidi"/>
          <w:color w:val="000000" w:themeColor="text1"/>
        </w:rPr>
        <w:t xml:space="preserve">, and </w:t>
      </w:r>
      <w:r w:rsidR="00A05132" w:rsidRPr="00AC2E30">
        <w:rPr>
          <w:rFonts w:asciiTheme="majorBidi" w:hAnsiTheme="majorBidi" w:cstheme="majorBidi"/>
          <w:color w:val="000000" w:themeColor="text1"/>
        </w:rPr>
        <w:t>l</w:t>
      </w:r>
      <w:r w:rsidR="007F5F32" w:rsidRPr="00AC2E30">
        <w:rPr>
          <w:rFonts w:asciiTheme="majorBidi" w:hAnsiTheme="majorBidi" w:cstheme="majorBidi"/>
          <w:color w:val="000000" w:themeColor="text1"/>
        </w:rPr>
        <w:t>ithium</w:t>
      </w:r>
      <w:r w:rsidRPr="00AC2E30">
        <w:rPr>
          <w:rFonts w:asciiTheme="majorBidi" w:hAnsiTheme="majorBidi" w:cstheme="majorBidi"/>
          <w:color w:val="000000" w:themeColor="text1"/>
        </w:rPr>
        <w:t>). Two Deep</w:t>
      </w:r>
      <w:r w:rsidR="00855EE1" w:rsidRPr="00AC2E30">
        <w:rPr>
          <w:rFonts w:asciiTheme="majorBidi" w:hAnsiTheme="majorBidi" w:cstheme="majorBidi"/>
          <w:color w:val="000000" w:themeColor="text1"/>
        </w:rPr>
        <w:t xml:space="preserve"> </w:t>
      </w:r>
      <w:r w:rsidR="008724C6" w:rsidRPr="00AC2E30">
        <w:rPr>
          <w:rFonts w:asciiTheme="majorBidi" w:hAnsiTheme="majorBidi" w:cstheme="majorBidi"/>
          <w:color w:val="000000" w:themeColor="text1"/>
        </w:rPr>
        <w:t>N</w:t>
      </w:r>
      <w:r w:rsidR="00855EE1" w:rsidRPr="00AC2E30">
        <w:rPr>
          <w:rFonts w:asciiTheme="majorBidi" w:hAnsiTheme="majorBidi" w:cstheme="majorBidi"/>
          <w:color w:val="000000" w:themeColor="text1"/>
        </w:rPr>
        <w:t xml:space="preserve">eural </w:t>
      </w:r>
      <w:r w:rsidR="008724C6" w:rsidRPr="00AC2E30">
        <w:rPr>
          <w:rFonts w:asciiTheme="majorBidi" w:hAnsiTheme="majorBidi" w:cstheme="majorBidi"/>
          <w:color w:val="000000" w:themeColor="text1"/>
        </w:rPr>
        <w:t>N</w:t>
      </w:r>
      <w:r w:rsidR="00855EE1" w:rsidRPr="00AC2E30">
        <w:rPr>
          <w:rFonts w:asciiTheme="majorBidi" w:hAnsiTheme="majorBidi" w:cstheme="majorBidi"/>
          <w:color w:val="000000" w:themeColor="text1"/>
        </w:rPr>
        <w:t>etwork</w:t>
      </w:r>
      <w:r w:rsidR="001D07DE" w:rsidRPr="00AC2E30">
        <w:rPr>
          <w:rFonts w:asciiTheme="majorBidi" w:hAnsiTheme="majorBidi" w:cstheme="majorBidi"/>
          <w:color w:val="000000" w:themeColor="text1"/>
        </w:rPr>
        <w:t xml:space="preserve">s </w:t>
      </w:r>
      <w:r w:rsidR="00855EE1" w:rsidRPr="00AC2E30">
        <w:rPr>
          <w:rFonts w:asciiTheme="majorBidi" w:hAnsiTheme="majorBidi" w:cstheme="majorBidi"/>
          <w:color w:val="000000" w:themeColor="text1"/>
        </w:rPr>
        <w:t>(</w:t>
      </w:r>
      <w:r w:rsidR="0035486E" w:rsidRPr="00AC2E30">
        <w:rPr>
          <w:rFonts w:asciiTheme="majorBidi" w:hAnsiTheme="majorBidi" w:cstheme="majorBidi"/>
          <w:color w:val="000000" w:themeColor="text1"/>
        </w:rPr>
        <w:t>PyTorch</w:t>
      </w:r>
      <w:r w:rsidR="00855EE1" w:rsidRPr="00AC2E30">
        <w:rPr>
          <w:rFonts w:asciiTheme="majorBidi" w:hAnsiTheme="majorBidi" w:cstheme="majorBidi"/>
          <w:color w:val="000000" w:themeColor="text1"/>
        </w:rPr>
        <w:t xml:space="preserve"> and Keras) </w:t>
      </w:r>
      <w:r w:rsidRPr="00AC2E30">
        <w:rPr>
          <w:rFonts w:asciiTheme="majorBidi" w:hAnsiTheme="majorBidi" w:cstheme="majorBidi"/>
          <w:color w:val="000000" w:themeColor="text1"/>
        </w:rPr>
        <w:t>designed for multi-class classif</w:t>
      </w:r>
      <w:r w:rsidRPr="00AC2E30">
        <w:rPr>
          <w:rFonts w:asciiTheme="majorBidi" w:hAnsiTheme="majorBidi" w:cstheme="majorBidi"/>
          <w:color w:val="000000" w:themeColor="text1"/>
        </w:rPr>
        <w:t>i</w:t>
      </w:r>
      <w:r w:rsidRPr="00AC2E30">
        <w:rPr>
          <w:rFonts w:asciiTheme="majorBidi" w:hAnsiTheme="majorBidi" w:cstheme="majorBidi"/>
          <w:color w:val="000000" w:themeColor="text1"/>
        </w:rPr>
        <w:t>cation tasks were applied</w:t>
      </w:r>
      <w:r w:rsidR="00855EE1" w:rsidRPr="00AC2E30">
        <w:rPr>
          <w:rFonts w:asciiTheme="majorBidi" w:hAnsiTheme="majorBidi" w:cstheme="majorBidi"/>
          <w:color w:val="000000" w:themeColor="text1"/>
        </w:rPr>
        <w:t>.</w:t>
      </w:r>
    </w:p>
    <w:p w14:paraId="2F0C904F" w14:textId="78B6E7A9" w:rsidR="00467024" w:rsidRPr="00AC2E30" w:rsidRDefault="003A067A" w:rsidP="00720BE2">
      <w:pPr>
        <w:spacing w:line="480" w:lineRule="auto"/>
        <w:jc w:val="both"/>
        <w:rPr>
          <w:rFonts w:asciiTheme="majorBidi" w:hAnsiTheme="majorBidi" w:cstheme="majorBidi"/>
          <w:color w:val="000000" w:themeColor="text1"/>
        </w:rPr>
      </w:pPr>
      <w:r w:rsidRPr="00AC2E30">
        <w:rPr>
          <w:rFonts w:asciiTheme="majorBidi" w:hAnsiTheme="majorBidi" w:cstheme="majorBidi"/>
          <w:b/>
          <w:bCs/>
          <w:color w:val="000000" w:themeColor="text1"/>
        </w:rPr>
        <w:t xml:space="preserve">Results: </w:t>
      </w:r>
      <w:r w:rsidR="00A32E88" w:rsidRPr="00AC2E30">
        <w:rPr>
          <w:rFonts w:asciiTheme="majorBidi" w:hAnsiTheme="majorBidi" w:cstheme="majorBidi"/>
          <w:color w:val="000000" w:themeColor="text1"/>
        </w:rPr>
        <w:t xml:space="preserve">There were 201,031 single-agent poisonings included in the analysis. </w:t>
      </w:r>
      <w:r w:rsidR="00246AE2" w:rsidRPr="00AC2E30">
        <w:rPr>
          <w:rFonts w:asciiTheme="majorBidi" w:hAnsiTheme="majorBidi" w:cstheme="majorBidi"/>
          <w:color w:val="000000" w:themeColor="text1"/>
        </w:rPr>
        <w:t xml:space="preserve">For </w:t>
      </w:r>
      <w:r w:rsidRPr="00AC2E30">
        <w:rPr>
          <w:rFonts w:asciiTheme="majorBidi" w:hAnsiTheme="majorBidi" w:cstheme="majorBidi"/>
          <w:color w:val="000000" w:themeColor="text1"/>
        </w:rPr>
        <w:t xml:space="preserve">distinguishing </w:t>
      </w:r>
      <w:r w:rsidR="00635FA1" w:rsidRPr="00AC2E30">
        <w:rPr>
          <w:rFonts w:asciiTheme="majorBidi" w:hAnsiTheme="majorBidi" w:cstheme="majorBidi"/>
          <w:color w:val="000000" w:themeColor="text1"/>
        </w:rPr>
        <w:t xml:space="preserve">among </w:t>
      </w:r>
      <w:r w:rsidRPr="00AC2E30">
        <w:rPr>
          <w:rFonts w:asciiTheme="majorBidi" w:hAnsiTheme="majorBidi" w:cstheme="majorBidi"/>
          <w:color w:val="000000" w:themeColor="text1"/>
        </w:rPr>
        <w:t>selected poisonings</w:t>
      </w:r>
      <w:r w:rsidR="00246AE2" w:rsidRPr="00AC2E30">
        <w:rPr>
          <w:rFonts w:asciiTheme="majorBidi" w:hAnsiTheme="majorBidi" w:cstheme="majorBidi"/>
          <w:color w:val="000000" w:themeColor="text1"/>
        </w:rPr>
        <w:t xml:space="preserve">, </w:t>
      </w:r>
      <w:r w:rsidR="00D64AEE" w:rsidRPr="00AC2E30">
        <w:rPr>
          <w:rFonts w:asciiTheme="majorBidi" w:hAnsiTheme="majorBidi" w:cstheme="majorBidi"/>
          <w:color w:val="000000" w:themeColor="text1"/>
        </w:rPr>
        <w:t xml:space="preserve">PyTorch had </w:t>
      </w:r>
      <w:r w:rsidR="004B4B70" w:rsidRPr="00AC2E30">
        <w:rPr>
          <w:rFonts w:asciiTheme="majorBidi" w:hAnsiTheme="majorBidi" w:cstheme="majorBidi"/>
          <w:color w:val="000000" w:themeColor="text1"/>
        </w:rPr>
        <w:t xml:space="preserve">specificity of 96%, </w:t>
      </w:r>
      <w:r w:rsidR="00D64AEE" w:rsidRPr="00AC2E30">
        <w:rPr>
          <w:rFonts w:asciiTheme="majorBidi" w:hAnsiTheme="majorBidi" w:cstheme="majorBidi"/>
          <w:color w:val="000000" w:themeColor="text1"/>
        </w:rPr>
        <w:t>accuracy of</w:t>
      </w:r>
      <w:r w:rsidRPr="00AC2E30">
        <w:rPr>
          <w:rFonts w:asciiTheme="majorBidi" w:hAnsiTheme="majorBidi" w:cstheme="majorBidi"/>
          <w:color w:val="000000" w:themeColor="text1"/>
        </w:rPr>
        <w:t xml:space="preserve"> </w:t>
      </w:r>
      <w:r w:rsidR="00645421" w:rsidRPr="00AC2E30">
        <w:rPr>
          <w:rFonts w:asciiTheme="majorBidi" w:hAnsiTheme="majorBidi" w:cstheme="majorBidi"/>
          <w:color w:val="000000" w:themeColor="text1"/>
        </w:rPr>
        <w:t>75</w:t>
      </w:r>
      <w:r w:rsidRPr="00AC2E30">
        <w:rPr>
          <w:rFonts w:asciiTheme="majorBidi" w:hAnsiTheme="majorBidi" w:cstheme="majorBidi"/>
          <w:color w:val="000000" w:themeColor="text1"/>
        </w:rPr>
        <w:t xml:space="preserve">%, precision of </w:t>
      </w:r>
      <w:r w:rsidR="0084392C" w:rsidRPr="00AC2E30">
        <w:rPr>
          <w:rFonts w:asciiTheme="majorBidi" w:hAnsiTheme="majorBidi" w:cstheme="majorBidi"/>
          <w:color w:val="000000" w:themeColor="text1"/>
        </w:rPr>
        <w:t>70%</w:t>
      </w:r>
      <w:r w:rsidR="00D64AEE" w:rsidRPr="00AC2E30">
        <w:rPr>
          <w:rFonts w:asciiTheme="majorBidi" w:hAnsiTheme="majorBidi" w:cstheme="majorBidi"/>
          <w:color w:val="000000" w:themeColor="text1"/>
        </w:rPr>
        <w:t xml:space="preserve">, recall of 75%, and a </w:t>
      </w:r>
      <w:r w:rsidR="00CC5D4A" w:rsidRPr="00AC2E30">
        <w:rPr>
          <w:rFonts w:asciiTheme="majorBidi" w:hAnsiTheme="majorBidi" w:cstheme="majorBidi"/>
          <w:color w:val="000000" w:themeColor="text1"/>
        </w:rPr>
        <w:t>F</w:t>
      </w:r>
      <w:r w:rsidR="00D64AEE" w:rsidRPr="00AC2E30">
        <w:rPr>
          <w:rFonts w:asciiTheme="majorBidi" w:hAnsiTheme="majorBidi" w:cstheme="majorBidi"/>
          <w:color w:val="000000" w:themeColor="text1"/>
        </w:rPr>
        <w:t>1</w:t>
      </w:r>
      <w:r w:rsidR="0084392C" w:rsidRPr="00AC2E30">
        <w:rPr>
          <w:rFonts w:asciiTheme="majorBidi" w:hAnsiTheme="majorBidi" w:cstheme="majorBidi"/>
          <w:color w:val="000000" w:themeColor="text1"/>
        </w:rPr>
        <w:t>-</w:t>
      </w:r>
      <w:r w:rsidR="00D64AEE" w:rsidRPr="00AC2E30">
        <w:rPr>
          <w:rFonts w:asciiTheme="majorBidi" w:hAnsiTheme="majorBidi" w:cstheme="majorBidi"/>
          <w:color w:val="000000" w:themeColor="text1"/>
        </w:rPr>
        <w:t xml:space="preserve">score of </w:t>
      </w:r>
      <w:r w:rsidR="00645421" w:rsidRPr="00AC2E30">
        <w:rPr>
          <w:rFonts w:asciiTheme="majorBidi" w:hAnsiTheme="majorBidi" w:cstheme="majorBidi"/>
          <w:color w:val="000000" w:themeColor="text1"/>
        </w:rPr>
        <w:t>71</w:t>
      </w:r>
      <w:r w:rsidR="001D07DE" w:rsidRPr="00AC2E30">
        <w:rPr>
          <w:rFonts w:asciiTheme="majorBidi" w:hAnsiTheme="majorBidi" w:cstheme="majorBidi"/>
          <w:color w:val="000000" w:themeColor="text1"/>
        </w:rPr>
        <w:t>%</w:t>
      </w:r>
      <w:r w:rsidR="00D64AEE" w:rsidRPr="00AC2E30">
        <w:rPr>
          <w:rFonts w:asciiTheme="majorBidi" w:hAnsiTheme="majorBidi" w:cstheme="majorBidi"/>
          <w:color w:val="000000" w:themeColor="text1"/>
        </w:rPr>
        <w:t xml:space="preserve">. Keras had </w:t>
      </w:r>
      <w:r w:rsidR="004B4B70" w:rsidRPr="00AC2E30">
        <w:rPr>
          <w:rFonts w:asciiTheme="majorBidi" w:hAnsiTheme="majorBidi" w:cstheme="majorBidi"/>
          <w:color w:val="000000" w:themeColor="text1"/>
        </w:rPr>
        <w:t>specificity of 96%,</w:t>
      </w:r>
      <w:r w:rsidR="00D64AEE" w:rsidRPr="00AC2E30">
        <w:rPr>
          <w:rFonts w:asciiTheme="majorBidi" w:hAnsiTheme="majorBidi" w:cstheme="majorBidi"/>
          <w:color w:val="000000" w:themeColor="text1"/>
        </w:rPr>
        <w:t xml:space="preserve"> accuracy of </w:t>
      </w:r>
      <w:r w:rsidR="0084392C" w:rsidRPr="00AC2E30">
        <w:rPr>
          <w:rFonts w:asciiTheme="majorBidi" w:hAnsiTheme="majorBidi" w:cstheme="majorBidi"/>
          <w:color w:val="000000" w:themeColor="text1"/>
        </w:rPr>
        <w:t>74%</w:t>
      </w:r>
      <w:r w:rsidR="00B539C6" w:rsidRPr="00AC2E30">
        <w:rPr>
          <w:rFonts w:asciiTheme="majorBidi" w:hAnsiTheme="majorBidi" w:cstheme="majorBidi"/>
          <w:color w:val="000000" w:themeColor="text1"/>
        </w:rPr>
        <w:t>,</w:t>
      </w:r>
      <w:r w:rsidR="00D64AEE" w:rsidRPr="00AC2E30">
        <w:rPr>
          <w:rFonts w:asciiTheme="majorBidi" w:hAnsiTheme="majorBidi" w:cstheme="majorBidi"/>
          <w:color w:val="000000" w:themeColor="text1"/>
        </w:rPr>
        <w:t xml:space="preserve"> precision of </w:t>
      </w:r>
      <w:r w:rsidR="0084392C" w:rsidRPr="00AC2E30">
        <w:rPr>
          <w:rFonts w:asciiTheme="majorBidi" w:hAnsiTheme="majorBidi" w:cstheme="majorBidi"/>
          <w:color w:val="000000" w:themeColor="text1"/>
        </w:rPr>
        <w:t>67%</w:t>
      </w:r>
      <w:r w:rsidR="001D07DE" w:rsidRPr="00AC2E30">
        <w:rPr>
          <w:rFonts w:asciiTheme="majorBidi" w:hAnsiTheme="majorBidi" w:cstheme="majorBidi"/>
          <w:color w:val="000000" w:themeColor="text1"/>
        </w:rPr>
        <w:t>, recall</w:t>
      </w:r>
      <w:r w:rsidR="00D64AEE" w:rsidRPr="00AC2E30">
        <w:rPr>
          <w:rFonts w:asciiTheme="majorBidi" w:hAnsiTheme="majorBidi" w:cstheme="majorBidi"/>
          <w:color w:val="000000" w:themeColor="text1"/>
        </w:rPr>
        <w:t xml:space="preserve"> of </w:t>
      </w:r>
      <w:r w:rsidR="0084392C" w:rsidRPr="00AC2E30">
        <w:rPr>
          <w:rFonts w:asciiTheme="majorBidi" w:hAnsiTheme="majorBidi" w:cstheme="majorBidi"/>
          <w:color w:val="000000" w:themeColor="text1"/>
        </w:rPr>
        <w:t>72%</w:t>
      </w:r>
      <w:r w:rsidR="00D64AEE" w:rsidRPr="00AC2E30">
        <w:rPr>
          <w:rFonts w:asciiTheme="majorBidi" w:hAnsiTheme="majorBidi" w:cstheme="majorBidi"/>
          <w:color w:val="000000" w:themeColor="text1"/>
        </w:rPr>
        <w:t>, and</w:t>
      </w:r>
      <w:r w:rsidR="00246AE2" w:rsidRPr="00AC2E30">
        <w:rPr>
          <w:rFonts w:asciiTheme="majorBidi" w:hAnsiTheme="majorBidi" w:cstheme="majorBidi"/>
          <w:color w:val="000000" w:themeColor="text1"/>
        </w:rPr>
        <w:t xml:space="preserve"> a</w:t>
      </w:r>
      <w:r w:rsidR="00D64AEE" w:rsidRPr="00AC2E30">
        <w:rPr>
          <w:rFonts w:asciiTheme="majorBidi" w:hAnsiTheme="majorBidi" w:cstheme="majorBidi"/>
          <w:color w:val="000000" w:themeColor="text1"/>
        </w:rPr>
        <w:t xml:space="preserve"> </w:t>
      </w:r>
      <w:r w:rsidR="00CC5D4A" w:rsidRPr="00AC2E30">
        <w:rPr>
          <w:rFonts w:asciiTheme="majorBidi" w:hAnsiTheme="majorBidi" w:cstheme="majorBidi"/>
          <w:color w:val="000000" w:themeColor="text1"/>
        </w:rPr>
        <w:t>F</w:t>
      </w:r>
      <w:r w:rsidR="00D64AEE" w:rsidRPr="00AC2E30">
        <w:rPr>
          <w:rFonts w:asciiTheme="majorBidi" w:hAnsiTheme="majorBidi" w:cstheme="majorBidi"/>
          <w:color w:val="000000" w:themeColor="text1"/>
        </w:rPr>
        <w:t xml:space="preserve">1-score of </w:t>
      </w:r>
      <w:r w:rsidR="0084392C" w:rsidRPr="00AC2E30">
        <w:rPr>
          <w:rFonts w:asciiTheme="majorBidi" w:hAnsiTheme="majorBidi" w:cstheme="majorBidi"/>
          <w:color w:val="000000" w:themeColor="text1"/>
        </w:rPr>
        <w:t>69%</w:t>
      </w:r>
      <w:r w:rsidRPr="00AC2E30">
        <w:rPr>
          <w:rFonts w:asciiTheme="majorBidi" w:hAnsiTheme="majorBidi" w:cstheme="majorBidi"/>
          <w:color w:val="000000" w:themeColor="text1"/>
        </w:rPr>
        <w:t>. The best performance was achieved in the dia</w:t>
      </w:r>
      <w:r w:rsidRPr="00AC2E30">
        <w:rPr>
          <w:rFonts w:asciiTheme="majorBidi" w:hAnsiTheme="majorBidi" w:cstheme="majorBidi"/>
          <w:color w:val="000000" w:themeColor="text1"/>
        </w:rPr>
        <w:t>g</w:t>
      </w:r>
      <w:r w:rsidRPr="00AC2E30">
        <w:rPr>
          <w:rFonts w:asciiTheme="majorBidi" w:hAnsiTheme="majorBidi" w:cstheme="majorBidi"/>
          <w:color w:val="000000" w:themeColor="text1"/>
        </w:rPr>
        <w:t xml:space="preserve">nosis of single-agent poisoning by </w:t>
      </w:r>
      <w:r w:rsidR="00635FA1" w:rsidRPr="00AC2E30">
        <w:rPr>
          <w:rFonts w:asciiTheme="majorBidi" w:hAnsiTheme="majorBidi" w:cstheme="majorBidi"/>
          <w:color w:val="000000" w:themeColor="text1"/>
        </w:rPr>
        <w:t>s</w:t>
      </w:r>
      <w:r w:rsidR="007F5F32" w:rsidRPr="00AC2E30">
        <w:rPr>
          <w:rFonts w:asciiTheme="majorBidi" w:hAnsiTheme="majorBidi" w:cstheme="majorBidi"/>
          <w:color w:val="000000" w:themeColor="text1"/>
        </w:rPr>
        <w:t>ulfonylureas</w:t>
      </w:r>
      <w:r w:rsidRPr="00AC2E30">
        <w:rPr>
          <w:rFonts w:asciiTheme="majorBidi" w:hAnsiTheme="majorBidi" w:cstheme="majorBidi"/>
          <w:color w:val="000000" w:themeColor="text1"/>
        </w:rPr>
        <w:t xml:space="preserve">, </w:t>
      </w:r>
      <w:r w:rsidR="00635FA1" w:rsidRPr="00AC2E30">
        <w:rPr>
          <w:rFonts w:asciiTheme="majorBidi" w:hAnsiTheme="majorBidi" w:cstheme="majorBidi"/>
          <w:color w:val="000000" w:themeColor="text1"/>
        </w:rPr>
        <w:t>a</w:t>
      </w:r>
      <w:r w:rsidR="007F5F32" w:rsidRPr="00AC2E30">
        <w:rPr>
          <w:rFonts w:asciiTheme="majorBidi" w:hAnsiTheme="majorBidi" w:cstheme="majorBidi"/>
          <w:color w:val="000000" w:themeColor="text1"/>
        </w:rPr>
        <w:t>cetaminophen</w:t>
      </w:r>
      <w:r w:rsidRPr="00AC2E30">
        <w:rPr>
          <w:rFonts w:asciiTheme="majorBidi" w:hAnsiTheme="majorBidi" w:cstheme="majorBidi"/>
          <w:color w:val="000000" w:themeColor="text1"/>
        </w:rPr>
        <w:t xml:space="preserve">, </w:t>
      </w:r>
      <w:r w:rsidR="00635FA1" w:rsidRPr="00AC2E30">
        <w:rPr>
          <w:rFonts w:asciiTheme="majorBidi" w:hAnsiTheme="majorBidi" w:cstheme="majorBidi"/>
          <w:color w:val="000000" w:themeColor="text1"/>
        </w:rPr>
        <w:t>b</w:t>
      </w:r>
      <w:r w:rsidR="007F5F32" w:rsidRPr="00AC2E30">
        <w:rPr>
          <w:rFonts w:asciiTheme="majorBidi" w:hAnsiTheme="majorBidi" w:cstheme="majorBidi"/>
          <w:color w:val="000000" w:themeColor="text1"/>
        </w:rPr>
        <w:t>enzodiazepines</w:t>
      </w:r>
      <w:r w:rsidR="00E24729" w:rsidRPr="00AC2E30">
        <w:rPr>
          <w:rFonts w:asciiTheme="majorBidi" w:hAnsiTheme="majorBidi" w:cstheme="majorBidi"/>
          <w:color w:val="000000" w:themeColor="text1"/>
        </w:rPr>
        <w:t>,</w:t>
      </w:r>
      <w:r w:rsidR="00D64AEE" w:rsidRPr="00AC2E30">
        <w:rPr>
          <w:rFonts w:asciiTheme="majorBidi" w:hAnsiTheme="majorBidi" w:cstheme="majorBidi"/>
          <w:color w:val="000000" w:themeColor="text1"/>
        </w:rPr>
        <w:t xml:space="preserve"> </w:t>
      </w:r>
      <w:r w:rsidR="004B72DC" w:rsidRPr="00AC2E30">
        <w:rPr>
          <w:rFonts w:asciiTheme="majorBidi" w:hAnsiTheme="majorBidi" w:cstheme="majorBidi"/>
          <w:color w:val="000000" w:themeColor="text1"/>
        </w:rPr>
        <w:t xml:space="preserve">and </w:t>
      </w:r>
      <w:r w:rsidR="00CA2717" w:rsidRPr="00AC2E30">
        <w:rPr>
          <w:rFonts w:asciiTheme="majorBidi" w:hAnsiTheme="majorBidi" w:cstheme="majorBidi"/>
          <w:color w:val="000000" w:themeColor="text1"/>
        </w:rPr>
        <w:t>a</w:t>
      </w:r>
      <w:r w:rsidR="00B539C6" w:rsidRPr="00AC2E30">
        <w:rPr>
          <w:rFonts w:asciiTheme="majorBidi" w:hAnsiTheme="majorBidi" w:cstheme="majorBidi"/>
          <w:color w:val="000000" w:themeColor="text1"/>
        </w:rPr>
        <w:t>spirin</w:t>
      </w:r>
      <w:r w:rsidR="00E24729" w:rsidRPr="00AC2E30">
        <w:rPr>
          <w:rFonts w:asciiTheme="majorBidi" w:hAnsiTheme="majorBidi" w:cstheme="majorBidi"/>
          <w:color w:val="000000" w:themeColor="text1"/>
        </w:rPr>
        <w:t xml:space="preserve">, in PyTorch </w:t>
      </w:r>
      <w:r w:rsidR="00045180" w:rsidRPr="00AC2E30">
        <w:rPr>
          <w:rFonts w:asciiTheme="majorBidi" w:hAnsiTheme="majorBidi" w:cstheme="majorBidi"/>
          <w:color w:val="000000" w:themeColor="text1"/>
        </w:rPr>
        <w:t>(</w:t>
      </w:r>
      <w:r w:rsidR="00B311EF" w:rsidRPr="00AC2E30">
        <w:rPr>
          <w:rFonts w:asciiTheme="majorBidi" w:hAnsiTheme="majorBidi" w:cstheme="majorBidi"/>
          <w:color w:val="000000" w:themeColor="text1"/>
        </w:rPr>
        <w:t xml:space="preserve">F1-score </w:t>
      </w:r>
      <w:r w:rsidR="00045180" w:rsidRPr="00AC2E30">
        <w:rPr>
          <w:rFonts w:asciiTheme="majorBidi" w:hAnsiTheme="majorBidi" w:cstheme="majorBidi"/>
          <w:color w:val="000000" w:themeColor="text1"/>
        </w:rPr>
        <w:t xml:space="preserve">= 92%, 87%, 83%, </w:t>
      </w:r>
      <w:r w:rsidR="004B72DC" w:rsidRPr="00AC2E30">
        <w:rPr>
          <w:rFonts w:asciiTheme="majorBidi" w:hAnsiTheme="majorBidi" w:cstheme="majorBidi"/>
          <w:color w:val="000000" w:themeColor="text1"/>
        </w:rPr>
        <w:t xml:space="preserve">and </w:t>
      </w:r>
      <w:r w:rsidR="00720BE2" w:rsidRPr="00AC2E30">
        <w:rPr>
          <w:rFonts w:asciiTheme="majorBidi" w:hAnsiTheme="majorBidi" w:cstheme="majorBidi"/>
          <w:color w:val="000000" w:themeColor="text1"/>
        </w:rPr>
        <w:t>70%,</w:t>
      </w:r>
      <w:r w:rsidR="0084392C" w:rsidRPr="00AC2E30">
        <w:rPr>
          <w:rFonts w:asciiTheme="majorBidi" w:hAnsiTheme="majorBidi" w:cstheme="majorBidi"/>
          <w:color w:val="000000" w:themeColor="text1"/>
        </w:rPr>
        <w:t xml:space="preserve"> respectively</w:t>
      </w:r>
      <w:r w:rsidR="00045180" w:rsidRPr="00AC2E30">
        <w:rPr>
          <w:rFonts w:asciiTheme="majorBidi" w:hAnsiTheme="majorBidi" w:cstheme="majorBidi"/>
          <w:color w:val="000000" w:themeColor="text1"/>
        </w:rPr>
        <w:t xml:space="preserve">) </w:t>
      </w:r>
      <w:r w:rsidR="00EF2C27" w:rsidRPr="00AC2E30">
        <w:rPr>
          <w:rFonts w:asciiTheme="majorBidi" w:hAnsiTheme="majorBidi" w:cstheme="majorBidi"/>
          <w:color w:val="000000" w:themeColor="text1"/>
        </w:rPr>
        <w:t>and</w:t>
      </w:r>
      <w:r w:rsidR="00045180" w:rsidRPr="00AC2E30">
        <w:rPr>
          <w:rFonts w:asciiTheme="majorBidi" w:hAnsiTheme="majorBidi" w:cstheme="majorBidi"/>
          <w:color w:val="000000" w:themeColor="text1"/>
        </w:rPr>
        <w:t xml:space="preserve"> </w:t>
      </w:r>
      <w:r w:rsidR="00E24729" w:rsidRPr="00AC2E30">
        <w:rPr>
          <w:rFonts w:asciiTheme="majorBidi" w:hAnsiTheme="majorBidi" w:cstheme="majorBidi"/>
          <w:color w:val="000000" w:themeColor="text1"/>
        </w:rPr>
        <w:t>Keras</w:t>
      </w:r>
      <w:r w:rsidR="00045180" w:rsidRPr="00AC2E30">
        <w:rPr>
          <w:rFonts w:asciiTheme="majorBidi" w:hAnsiTheme="majorBidi" w:cstheme="majorBidi"/>
          <w:color w:val="000000" w:themeColor="text1"/>
        </w:rPr>
        <w:t xml:space="preserve"> (F1</w:t>
      </w:r>
      <w:r w:rsidR="00887026" w:rsidRPr="00AC2E30">
        <w:rPr>
          <w:rFonts w:asciiTheme="majorBidi" w:hAnsiTheme="majorBidi" w:cstheme="majorBidi"/>
          <w:color w:val="000000" w:themeColor="text1"/>
        </w:rPr>
        <w:t>-score</w:t>
      </w:r>
      <w:r w:rsidR="00CF45F7" w:rsidRPr="00AC2E30">
        <w:rPr>
          <w:rFonts w:asciiTheme="majorBidi" w:hAnsiTheme="majorBidi" w:cstheme="majorBidi"/>
          <w:color w:val="000000" w:themeColor="text1"/>
        </w:rPr>
        <w:t xml:space="preserve"> </w:t>
      </w:r>
      <w:r w:rsidR="00045180" w:rsidRPr="00AC2E30">
        <w:rPr>
          <w:rFonts w:asciiTheme="majorBidi" w:hAnsiTheme="majorBidi" w:cstheme="majorBidi"/>
          <w:color w:val="000000" w:themeColor="text1"/>
        </w:rPr>
        <w:t xml:space="preserve">= </w:t>
      </w:r>
      <w:r w:rsidR="0084392C" w:rsidRPr="00AC2E30">
        <w:rPr>
          <w:rFonts w:asciiTheme="majorBidi" w:hAnsiTheme="majorBidi" w:cstheme="majorBidi"/>
          <w:color w:val="000000" w:themeColor="text1"/>
        </w:rPr>
        <w:t xml:space="preserve">91%, 84%, 83%, </w:t>
      </w:r>
      <w:r w:rsidR="004B72DC" w:rsidRPr="00AC2E30">
        <w:rPr>
          <w:rFonts w:asciiTheme="majorBidi" w:hAnsiTheme="majorBidi" w:cstheme="majorBidi"/>
          <w:color w:val="000000" w:themeColor="text1"/>
        </w:rPr>
        <w:t xml:space="preserve">and </w:t>
      </w:r>
      <w:r w:rsidR="0084392C" w:rsidRPr="00AC2E30">
        <w:rPr>
          <w:rFonts w:asciiTheme="majorBidi" w:hAnsiTheme="majorBidi" w:cstheme="majorBidi"/>
          <w:color w:val="000000" w:themeColor="text1"/>
        </w:rPr>
        <w:t>66%, respectively</w:t>
      </w:r>
      <w:r w:rsidR="00045180" w:rsidRPr="00AC2E30">
        <w:rPr>
          <w:rFonts w:asciiTheme="majorBidi" w:hAnsiTheme="majorBidi" w:cstheme="majorBidi"/>
          <w:color w:val="000000" w:themeColor="text1"/>
        </w:rPr>
        <w:t>).</w:t>
      </w:r>
    </w:p>
    <w:p w14:paraId="10090616" w14:textId="000B1CDB" w:rsidR="00467024" w:rsidRPr="00AC2E30" w:rsidRDefault="003A067A" w:rsidP="005E0E9C">
      <w:pPr>
        <w:spacing w:line="480" w:lineRule="auto"/>
        <w:jc w:val="both"/>
        <w:rPr>
          <w:rFonts w:asciiTheme="majorBidi" w:hAnsiTheme="majorBidi" w:cstheme="majorBidi"/>
          <w:color w:val="000000" w:themeColor="text1"/>
        </w:rPr>
      </w:pPr>
      <w:r w:rsidRPr="00AC2E30">
        <w:rPr>
          <w:rFonts w:asciiTheme="majorBidi" w:hAnsiTheme="majorBidi" w:cstheme="majorBidi"/>
          <w:b/>
          <w:bCs/>
          <w:color w:val="000000" w:themeColor="text1"/>
        </w:rPr>
        <w:t>Conclusion:</w:t>
      </w:r>
      <w:r w:rsidRPr="00AC2E30">
        <w:rPr>
          <w:rFonts w:asciiTheme="majorBidi" w:hAnsiTheme="majorBidi" w:cstheme="majorBidi"/>
          <w:color w:val="000000" w:themeColor="text1"/>
        </w:rPr>
        <w:t xml:space="preserve"> </w:t>
      </w:r>
      <w:r w:rsidR="00341A04" w:rsidRPr="00AC2E30">
        <w:rPr>
          <w:rFonts w:asciiTheme="majorBidi" w:hAnsiTheme="majorBidi" w:cstheme="majorBidi"/>
          <w:color w:val="000000" w:themeColor="text1"/>
        </w:rPr>
        <w:t>D</w:t>
      </w:r>
      <w:r w:rsidR="001D07DE" w:rsidRPr="00AC2E30">
        <w:rPr>
          <w:rFonts w:asciiTheme="majorBidi" w:hAnsiTheme="majorBidi" w:cstheme="majorBidi"/>
          <w:color w:val="000000" w:themeColor="text1"/>
        </w:rPr>
        <w:t>eep neural network</w:t>
      </w:r>
      <w:r w:rsidR="00341A04" w:rsidRPr="00AC2E30">
        <w:rPr>
          <w:rFonts w:asciiTheme="majorBidi" w:hAnsiTheme="majorBidi" w:cstheme="majorBidi"/>
          <w:color w:val="000000" w:themeColor="text1"/>
        </w:rPr>
        <w:t>s</w:t>
      </w:r>
      <w:r w:rsidR="001D07DE"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can </w:t>
      </w:r>
      <w:r w:rsidR="00CF45F7" w:rsidRPr="00AC2E30">
        <w:rPr>
          <w:rFonts w:asciiTheme="majorBidi" w:hAnsiTheme="majorBidi" w:cstheme="majorBidi"/>
          <w:color w:val="000000" w:themeColor="text1"/>
        </w:rPr>
        <w:t xml:space="preserve">potentially </w:t>
      </w:r>
      <w:r w:rsidR="00794846" w:rsidRPr="00AC2E30">
        <w:rPr>
          <w:rFonts w:asciiTheme="majorBidi" w:hAnsiTheme="majorBidi" w:cstheme="majorBidi"/>
          <w:color w:val="000000" w:themeColor="text1"/>
        </w:rPr>
        <w:t xml:space="preserve">aid in </w:t>
      </w:r>
      <w:r w:rsidRPr="00AC2E30">
        <w:rPr>
          <w:rFonts w:asciiTheme="majorBidi" w:hAnsiTheme="majorBidi" w:cstheme="majorBidi"/>
          <w:color w:val="000000" w:themeColor="text1"/>
        </w:rPr>
        <w:t>distinguish</w:t>
      </w:r>
      <w:r w:rsidR="00794846" w:rsidRPr="00AC2E30">
        <w:rPr>
          <w:rFonts w:asciiTheme="majorBidi" w:hAnsiTheme="majorBidi" w:cstheme="majorBidi"/>
          <w:color w:val="000000" w:themeColor="text1"/>
        </w:rPr>
        <w:t>ing</w:t>
      </w:r>
      <w:r w:rsidRPr="00AC2E30">
        <w:rPr>
          <w:rFonts w:asciiTheme="majorBidi" w:hAnsiTheme="majorBidi" w:cstheme="majorBidi"/>
          <w:color w:val="000000" w:themeColor="text1"/>
        </w:rPr>
        <w:t xml:space="preserve"> the causative agent </w:t>
      </w:r>
      <w:r w:rsidR="00635FA1" w:rsidRPr="00AC2E30">
        <w:rPr>
          <w:rFonts w:asciiTheme="majorBidi" w:hAnsiTheme="majorBidi" w:cstheme="majorBidi"/>
          <w:color w:val="000000" w:themeColor="text1"/>
        </w:rPr>
        <w:t xml:space="preserve">of </w:t>
      </w:r>
      <w:r w:rsidR="00775CD1" w:rsidRPr="00AC2E30">
        <w:rPr>
          <w:rFonts w:asciiTheme="majorBidi" w:hAnsiTheme="majorBidi" w:cstheme="majorBidi"/>
          <w:color w:val="000000" w:themeColor="text1"/>
        </w:rPr>
        <w:t xml:space="preserve">acute </w:t>
      </w:r>
      <w:r w:rsidRPr="00AC2E30">
        <w:rPr>
          <w:rFonts w:asciiTheme="majorBidi" w:hAnsiTheme="majorBidi" w:cstheme="majorBidi"/>
          <w:color w:val="000000" w:themeColor="text1"/>
        </w:rPr>
        <w:t xml:space="preserve">poisoning. </w:t>
      </w:r>
      <w:r w:rsidR="00CF45F7" w:rsidRPr="00AC2E30">
        <w:rPr>
          <w:rFonts w:asciiTheme="majorBidi" w:hAnsiTheme="majorBidi" w:cstheme="majorBidi"/>
          <w:color w:val="000000" w:themeColor="text1"/>
        </w:rPr>
        <w:t xml:space="preserve">This study used a small list of drugs, with polysubstance ingestions excluded. </w:t>
      </w:r>
      <w:r w:rsidRPr="00AC2E30">
        <w:rPr>
          <w:rFonts w:asciiTheme="majorBidi" w:hAnsiTheme="majorBidi" w:cstheme="majorBidi"/>
          <w:color w:val="000000" w:themeColor="text1"/>
        </w:rPr>
        <w:t xml:space="preserve">The clinical utility is </w:t>
      </w:r>
      <w:r w:rsidR="00B76719" w:rsidRPr="00AC2E30">
        <w:rPr>
          <w:rFonts w:asciiTheme="majorBidi" w:hAnsiTheme="majorBidi" w:cstheme="majorBidi"/>
          <w:color w:val="000000" w:themeColor="text1"/>
        </w:rPr>
        <w:t>untested,</w:t>
      </w:r>
      <w:r w:rsidRPr="00AC2E30">
        <w:rPr>
          <w:rFonts w:asciiTheme="majorBidi" w:hAnsiTheme="majorBidi" w:cstheme="majorBidi"/>
          <w:color w:val="000000" w:themeColor="text1"/>
        </w:rPr>
        <w:t xml:space="preserve"> and with further development</w:t>
      </w:r>
      <w:r w:rsidR="001E3538"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this may be</w:t>
      </w:r>
      <w:r w:rsidR="00B539C6" w:rsidRPr="00AC2E30">
        <w:rPr>
          <w:rFonts w:asciiTheme="majorBidi" w:hAnsiTheme="majorBidi" w:cstheme="majorBidi"/>
          <w:color w:val="000000" w:themeColor="text1"/>
        </w:rPr>
        <w:t>come</w:t>
      </w:r>
      <w:r w:rsidRPr="00AC2E30">
        <w:rPr>
          <w:rFonts w:asciiTheme="majorBidi" w:hAnsiTheme="majorBidi" w:cstheme="majorBidi"/>
          <w:color w:val="000000" w:themeColor="text1"/>
        </w:rPr>
        <w:t xml:space="preserve"> </w:t>
      </w:r>
      <w:r w:rsidR="00B539C6" w:rsidRPr="00AC2E30">
        <w:rPr>
          <w:rFonts w:asciiTheme="majorBidi" w:hAnsiTheme="majorBidi" w:cstheme="majorBidi"/>
          <w:color w:val="000000" w:themeColor="text1"/>
        </w:rPr>
        <w:t xml:space="preserve">a diagnostic aid </w:t>
      </w:r>
      <w:r w:rsidRPr="00AC2E30">
        <w:rPr>
          <w:rFonts w:asciiTheme="majorBidi" w:hAnsiTheme="majorBidi" w:cstheme="majorBidi"/>
          <w:color w:val="000000" w:themeColor="text1"/>
        </w:rPr>
        <w:t>for clinicians without a background in toxicology who care for poisoned patients with unreliable histories.</w:t>
      </w:r>
    </w:p>
    <w:p w14:paraId="60A9BFAD" w14:textId="5A60C2B1" w:rsidR="00AC2E30" w:rsidRDefault="003A067A" w:rsidP="00061C21">
      <w:pPr>
        <w:spacing w:line="480" w:lineRule="auto"/>
        <w:jc w:val="both"/>
        <w:rPr>
          <w:rFonts w:asciiTheme="majorBidi" w:hAnsiTheme="majorBidi" w:cstheme="majorBidi"/>
          <w:color w:val="000000" w:themeColor="text1"/>
        </w:rPr>
      </w:pPr>
      <w:r w:rsidRPr="00AC2E30">
        <w:rPr>
          <w:rFonts w:asciiTheme="majorBidi" w:hAnsiTheme="majorBidi" w:cstheme="majorBidi"/>
          <w:b/>
          <w:bCs/>
          <w:color w:val="000000" w:themeColor="text1"/>
        </w:rPr>
        <w:lastRenderedPageBreak/>
        <w:t>Keywords:</w:t>
      </w:r>
      <w:r w:rsidRPr="00AC2E30">
        <w:rPr>
          <w:rFonts w:asciiTheme="majorBidi" w:hAnsiTheme="majorBidi" w:cstheme="majorBidi"/>
          <w:color w:val="000000" w:themeColor="text1"/>
        </w:rPr>
        <w:t xml:space="preserve"> </w:t>
      </w:r>
      <w:r w:rsidR="001837CB" w:rsidRPr="00AC2E30">
        <w:rPr>
          <w:rFonts w:asciiTheme="majorBidi" w:hAnsiTheme="majorBidi" w:cstheme="majorBidi"/>
          <w:color w:val="000000" w:themeColor="text1"/>
        </w:rPr>
        <w:t xml:space="preserve">Deep </w:t>
      </w:r>
      <w:r w:rsidR="00526A92" w:rsidRPr="00AC2E30">
        <w:rPr>
          <w:rFonts w:asciiTheme="majorBidi" w:hAnsiTheme="majorBidi" w:cstheme="majorBidi"/>
          <w:color w:val="000000" w:themeColor="text1"/>
        </w:rPr>
        <w:t>learning</w:t>
      </w:r>
      <w:r w:rsidRPr="00AC2E30">
        <w:rPr>
          <w:rFonts w:asciiTheme="majorBidi" w:hAnsiTheme="majorBidi" w:cstheme="majorBidi"/>
          <w:color w:val="000000" w:themeColor="text1"/>
        </w:rPr>
        <w:t xml:space="preserve">, </w:t>
      </w:r>
      <w:r w:rsidR="005C735B" w:rsidRPr="00AC2E30">
        <w:rPr>
          <w:rFonts w:asciiTheme="majorBidi" w:hAnsiTheme="majorBidi" w:cstheme="majorBidi"/>
          <w:color w:val="000000" w:themeColor="text1"/>
        </w:rPr>
        <w:t xml:space="preserve">Machine learning, </w:t>
      </w:r>
      <w:r w:rsidR="001837CB" w:rsidRPr="00AC2E30">
        <w:rPr>
          <w:rFonts w:asciiTheme="majorBidi" w:hAnsiTheme="majorBidi" w:cstheme="majorBidi"/>
          <w:color w:val="000000" w:themeColor="text1"/>
        </w:rPr>
        <w:t>P</w:t>
      </w:r>
      <w:r w:rsidRPr="00AC2E30">
        <w:rPr>
          <w:rFonts w:asciiTheme="majorBidi" w:hAnsiTheme="majorBidi" w:cstheme="majorBidi"/>
          <w:color w:val="000000" w:themeColor="text1"/>
        </w:rPr>
        <w:t>oisoning,</w:t>
      </w:r>
      <w:r w:rsidRPr="00AC2E30">
        <w:rPr>
          <w:rFonts w:asciiTheme="majorBidi" w:hAnsiTheme="majorBidi" w:cstheme="majorBidi"/>
          <w:b/>
          <w:bCs/>
          <w:color w:val="000000" w:themeColor="text1"/>
          <w:lang w:bidi="fa-IR"/>
        </w:rPr>
        <w:t xml:space="preserve"> </w:t>
      </w:r>
      <w:r w:rsidR="005C735B" w:rsidRPr="00AC2E30">
        <w:rPr>
          <w:rFonts w:asciiTheme="majorBidi" w:hAnsiTheme="majorBidi" w:cstheme="majorBidi"/>
          <w:color w:val="000000" w:themeColor="text1"/>
          <w:lang w:bidi="fa-IR"/>
        </w:rPr>
        <w:t xml:space="preserve">Toxicity, </w:t>
      </w:r>
      <w:r w:rsidR="00E24729" w:rsidRPr="00AC2E30">
        <w:rPr>
          <w:rFonts w:asciiTheme="majorBidi" w:hAnsiTheme="majorBidi" w:cstheme="majorBidi"/>
          <w:color w:val="000000" w:themeColor="text1"/>
        </w:rPr>
        <w:t>PyTorch</w:t>
      </w:r>
      <w:r w:rsidR="004A3783" w:rsidRPr="00AC2E30">
        <w:rPr>
          <w:rFonts w:asciiTheme="majorBidi" w:hAnsiTheme="majorBidi" w:cstheme="majorBidi"/>
          <w:color w:val="000000" w:themeColor="text1"/>
        </w:rPr>
        <w:t>,</w:t>
      </w:r>
      <w:r w:rsidR="00855EE1" w:rsidRPr="00AC2E30">
        <w:rPr>
          <w:rFonts w:asciiTheme="majorBidi" w:hAnsiTheme="majorBidi" w:cstheme="majorBidi"/>
          <w:color w:val="000000" w:themeColor="text1"/>
        </w:rPr>
        <w:t xml:space="preserve"> </w:t>
      </w:r>
      <w:r w:rsidR="004A3783" w:rsidRPr="00AC2E30">
        <w:rPr>
          <w:rFonts w:asciiTheme="majorBidi" w:hAnsiTheme="majorBidi" w:cstheme="majorBidi"/>
          <w:color w:val="000000" w:themeColor="text1"/>
        </w:rPr>
        <w:t>Keras</w:t>
      </w:r>
    </w:p>
    <w:p w14:paraId="50446897" w14:textId="77777777" w:rsidR="007378F2" w:rsidRPr="00061C21" w:rsidRDefault="007378F2" w:rsidP="00061C21">
      <w:pPr>
        <w:spacing w:line="480" w:lineRule="auto"/>
        <w:jc w:val="both"/>
        <w:rPr>
          <w:rFonts w:asciiTheme="majorBidi" w:hAnsiTheme="majorBidi" w:cstheme="majorBidi"/>
          <w:color w:val="000000" w:themeColor="text1"/>
        </w:rPr>
      </w:pPr>
    </w:p>
    <w:p w14:paraId="0C933D4E" w14:textId="782DAF9F" w:rsidR="00467024" w:rsidRPr="00AC2E30" w:rsidRDefault="00810309" w:rsidP="0067768F">
      <w:pPr>
        <w:spacing w:line="480" w:lineRule="auto"/>
        <w:jc w:val="both"/>
        <w:rPr>
          <w:rFonts w:asciiTheme="majorBidi" w:hAnsiTheme="majorBidi" w:cstheme="majorBidi"/>
          <w:b/>
          <w:bCs/>
          <w:color w:val="000000" w:themeColor="text1"/>
        </w:rPr>
      </w:pPr>
      <w:ins w:id="2" w:author="Author">
        <w:r>
          <w:rPr>
            <w:rFonts w:asciiTheme="majorBidi" w:hAnsiTheme="majorBidi" w:cstheme="majorBidi"/>
            <w:b/>
            <w:bCs/>
            <w:color w:val="000000" w:themeColor="text1"/>
          </w:rPr>
          <w:t xml:space="preserve">1. </w:t>
        </w:r>
      </w:ins>
      <w:r w:rsidR="008935D5" w:rsidRPr="00AC2E30">
        <w:rPr>
          <w:rFonts w:asciiTheme="majorBidi" w:hAnsiTheme="majorBidi" w:cstheme="majorBidi"/>
          <w:b/>
          <w:bCs/>
          <w:color w:val="000000" w:themeColor="text1"/>
        </w:rPr>
        <w:t>Introduction</w:t>
      </w:r>
    </w:p>
    <w:p w14:paraId="07A386AC" w14:textId="621A5648" w:rsidR="00467024" w:rsidRPr="00AC2E30" w:rsidRDefault="003A067A" w:rsidP="00385798">
      <w:pPr>
        <w:pStyle w:val="Default"/>
        <w:spacing w:line="480" w:lineRule="auto"/>
        <w:ind w:firstLine="720"/>
        <w:jc w:val="both"/>
        <w:rPr>
          <w:rFonts w:asciiTheme="majorBidi" w:hAnsiTheme="majorBidi" w:cstheme="majorBidi"/>
        </w:rPr>
      </w:pPr>
      <w:r w:rsidRPr="00AC2E30">
        <w:rPr>
          <w:rFonts w:asciiTheme="majorBidi" w:hAnsiTheme="majorBidi" w:cstheme="majorBidi"/>
          <w:color w:val="000000" w:themeColor="text1"/>
        </w:rPr>
        <w:t xml:space="preserve">Acute poisoning is a significant global health burden, </w:t>
      </w:r>
      <w:r w:rsidR="00B156D8" w:rsidRPr="00AC2E30">
        <w:rPr>
          <w:rFonts w:asciiTheme="majorBidi" w:hAnsiTheme="majorBidi" w:cstheme="majorBidi"/>
          <w:color w:val="000000" w:themeColor="text1"/>
        </w:rPr>
        <w:t xml:space="preserve">with </w:t>
      </w:r>
      <w:r w:rsidRPr="00AC2E30">
        <w:rPr>
          <w:rFonts w:asciiTheme="majorBidi" w:hAnsiTheme="majorBidi" w:cstheme="majorBidi"/>
          <w:color w:val="000000" w:themeColor="text1"/>
        </w:rPr>
        <w:t xml:space="preserve">regional poison control centers </w:t>
      </w:r>
      <w:r w:rsidR="00B156D8" w:rsidRPr="00AC2E30">
        <w:rPr>
          <w:rFonts w:asciiTheme="majorBidi" w:hAnsiTheme="majorBidi" w:cstheme="majorBidi"/>
          <w:color w:val="000000" w:themeColor="text1"/>
        </w:rPr>
        <w:t>in the U</w:t>
      </w:r>
      <w:r w:rsidR="00775CD1" w:rsidRPr="00AC2E30">
        <w:rPr>
          <w:rFonts w:asciiTheme="majorBidi" w:hAnsiTheme="majorBidi" w:cstheme="majorBidi"/>
          <w:color w:val="000000" w:themeColor="text1"/>
        </w:rPr>
        <w:t xml:space="preserve">nited </w:t>
      </w:r>
      <w:r w:rsidR="00B156D8" w:rsidRPr="00AC2E30">
        <w:rPr>
          <w:rFonts w:asciiTheme="majorBidi" w:hAnsiTheme="majorBidi" w:cstheme="majorBidi"/>
          <w:color w:val="000000" w:themeColor="text1"/>
        </w:rPr>
        <w:t>S</w:t>
      </w:r>
      <w:r w:rsidR="00775CD1" w:rsidRPr="00AC2E30">
        <w:rPr>
          <w:rFonts w:asciiTheme="majorBidi" w:hAnsiTheme="majorBidi" w:cstheme="majorBidi"/>
          <w:color w:val="000000" w:themeColor="text1"/>
        </w:rPr>
        <w:t>tates</w:t>
      </w:r>
      <w:r w:rsidR="00B156D8"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report</w:t>
      </w:r>
      <w:r w:rsidR="00B156D8" w:rsidRPr="00AC2E30">
        <w:rPr>
          <w:rFonts w:asciiTheme="majorBidi" w:hAnsiTheme="majorBidi" w:cstheme="majorBidi"/>
          <w:color w:val="000000" w:themeColor="text1"/>
        </w:rPr>
        <w:t>ing</w:t>
      </w:r>
      <w:r w:rsidRPr="00AC2E30">
        <w:rPr>
          <w:rFonts w:asciiTheme="majorBidi" w:hAnsiTheme="majorBidi" w:cstheme="majorBidi"/>
          <w:color w:val="000000" w:themeColor="text1"/>
        </w:rPr>
        <w:t xml:space="preserve"> approximately 2.1 million human poison exposure cases annually</w:t>
      </w:r>
      <w:r w:rsidR="00A470ED" w:rsidRPr="00AC2E30">
        <w:rPr>
          <w:rFonts w:asciiTheme="majorBidi" w:hAnsiTheme="majorBidi" w:cstheme="majorBidi"/>
          <w:color w:val="000000" w:themeColor="text1"/>
        </w:rPr>
        <w:t xml:space="preserve"> </w:t>
      </w:r>
      <w:del w:id="3" w:author="Author">
        <w:r w:rsidR="00A470ED"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&lt;EndNote&gt;&lt;Cite&gt;&lt;Author&gt;Gummin&lt;/Author&gt;&lt;Year&gt;2020&lt;/Year&gt;&lt;RecNum&gt;31&lt;/RecNum&gt;&lt;DisplayText&gt;[1]&lt;/DisplayText&gt;&lt;record&gt;&lt;rec-number&gt;31&lt;/rec-number&gt;&lt;foreign-keys&gt;&lt;key app="EN" db-id="5fvfszed7wrrv3es9dap59di5wr22wdadezr" timestamp="1621912103"&gt;31&lt;/key&gt;&lt;/foreign-keys&gt;&lt;ref-type name="Journal Article"&gt;17&lt;/ref-type&gt;&lt;contributors&gt;&lt;authors&gt;&lt;author&gt;Gummin, David D&lt;/author&gt;&lt;author&gt;Mowry, James B&lt;/author&gt;&lt;author&gt;Beuhler, Michael C&lt;/author&gt;&lt;author&gt;Spyker, Daniel A&lt;/author&gt;&lt;author&gt;Brooks, Daniel E&lt;/author&gt;&lt;author&gt;Dibert, Katherine W&lt;/author&gt;&lt;author&gt;Rivers, Laura J&lt;/author&gt;&lt;author&gt;Pham, Nathaniel PT&lt;/author&gt;&lt;author&gt;Ryan, Mark L&lt;/author&gt;&lt;/authors&gt;&lt;/contributors&gt;&lt;titles&gt;&lt;title&gt;2019 Annual Report of the American Association of Poison Control Centers’ National Poison Data System (NPDS): 37th Annual Report&lt;/title&gt;&lt;secondary-title&gt;Clinical Toxicology&lt;/secondary-title&gt;&lt;/titles&gt;&lt;periodical&gt;&lt;full-title&gt;Clinical toxicology&lt;/full-title&gt;&lt;/periodical&gt;&lt;pages&gt;1360-1541&lt;/pages&gt;&lt;volume&gt;58&lt;/volume&gt;&lt;number&gt;12&lt;/number&gt;&lt;dates&gt;&lt;year&gt;2020&lt;/year&gt;&lt;/dates&gt;&lt;isbn&gt;1556-3650&lt;/isbn&gt;&lt;urls&gt;&lt;/urls&gt;&lt;/record&gt;&lt;/Cite&gt;&lt;/EndNote&gt;</w:delInstrText>
        </w:r>
        <w:r w:rsidR="00A470ED"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"_ENREF_1" \o "Gummin, 2020 #31"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1</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A470ED" w:rsidRPr="00AC2E30">
          <w:rPr>
            <w:rFonts w:asciiTheme="majorBidi" w:hAnsiTheme="majorBidi" w:cstheme="majorBidi"/>
            <w:color w:val="000000" w:themeColor="text1"/>
          </w:rPr>
          <w:fldChar w:fldCharType="end"/>
        </w:r>
        <w:r w:rsidR="00A470ED" w:rsidRPr="00AC2E30">
          <w:rPr>
            <w:rFonts w:asciiTheme="majorBidi" w:hAnsiTheme="majorBidi" w:cstheme="majorBidi"/>
            <w:color w:val="000000" w:themeColor="text1"/>
          </w:rPr>
          <w:delText>.</w:delText>
        </w:r>
      </w:del>
      <w:ins w:id="4" w:author="Author">
        <w:r w:rsidR="00A470ED" w:rsidRPr="00AC2E30">
          <w:rPr>
            <w:rFonts w:asciiTheme="majorBidi" w:hAnsiTheme="majorBidi" w:cstheme="majorBidi"/>
            <w:color w:val="000000" w:themeColor="text1"/>
          </w:rPr>
          <w:fldChar w:fldCharType="begin"/>
        </w:r>
        <w:r w:rsidR="00AD5B45">
          <w:rPr>
            <w:rFonts w:asciiTheme="majorBidi" w:hAnsiTheme="majorBidi" w:cstheme="majorBidi"/>
            <w:color w:val="000000" w:themeColor="text1"/>
          </w:rPr>
          <w:instrText xml:space="preserve"> ADDIN EN.CITE &lt;EndNote&gt;&lt;Cite&gt;&lt;Author&gt;Gummin&lt;/Author&gt;&lt;Year&gt;2020&lt;/Year&gt;&lt;RecNum&gt;1&lt;/RecNum&gt;&lt;DisplayText&gt;[1]&lt;/DisplayText&gt;&lt;record&gt;&lt;rec-number&gt;1&lt;/rec-number&gt;&lt;foreign-keys&gt;&lt;key app="EN" db-id="0wweseex702xe3efzzjpxpztt5tsw2xdwvdr" timestamp="1673083269"&gt;1&lt;/key&gt;&lt;/foreign-keys&gt;&lt;ref-type name="Journal Article"&gt;17&lt;/ref-type&gt;&lt;contributors&gt;&lt;authors&gt;&lt;author&gt;Gummin, David D&lt;/author&gt;&lt;author&gt;Mowry, James B&lt;/author&gt;&lt;author&gt;Beuhler, Michael C&lt;/author&gt;&lt;author&gt;Spyker, Daniel A&lt;/author&gt;&lt;author&gt;Brooks, Daniel E&lt;/author&gt;&lt;author&gt;Dibert, Katherine W&lt;/author&gt;&lt;author&gt;Rivers, Laura J&lt;/author&gt;&lt;author&gt;Pham, Nathaniel PT&lt;/author&gt;&lt;author&gt;Ryan, Mark L&lt;/author&gt;&lt;/authors&gt;&lt;/contributors&gt;&lt;titles&gt;&lt;title&gt;2019 Annual Report of the American Association of Poison Control Centers’ National Poison Data System (NPDS): 37th Annual Report&lt;/title&gt;&lt;secondary-title&gt;Clin Tox&lt;/secondary-title&gt;&lt;/titles&gt;&lt;periodical&gt;&lt;full-title&gt;Clin Tox&lt;/full-title&gt;&lt;/periodical&gt;&lt;pages&gt;1360-1541&lt;/pages&gt;&lt;volume&gt;58&lt;/volume&gt;&lt;number&gt;12&lt;/number&gt;&lt;dates&gt;&lt;year&gt;2020&lt;/year&gt;&lt;/dates&gt;&lt;isbn&gt;1556-3650&lt;/isbn&gt;&lt;urls&gt;&lt;/urls&gt;&lt;/record&gt;&lt;/Cite&gt;&lt;/EndNote&gt;</w:instrText>
        </w:r>
        <w:r w:rsidR="00A470ED"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"_ENREF_1" \o "Gummin, 2020 #1"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1</w:t>
        </w:r>
        <w:r w:rsidR="00385798">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t>]</w:t>
        </w:r>
        <w:r w:rsidR="00A470ED" w:rsidRPr="00AC2E30">
          <w:rPr>
            <w:rFonts w:asciiTheme="majorBidi" w:hAnsiTheme="majorBidi" w:cstheme="majorBidi"/>
            <w:color w:val="000000" w:themeColor="text1"/>
          </w:rPr>
          <w:fldChar w:fldCharType="end"/>
        </w:r>
        <w:r w:rsidR="00A470ED" w:rsidRPr="00AC2E30">
          <w:rPr>
            <w:rFonts w:asciiTheme="majorBidi" w:hAnsiTheme="majorBidi" w:cstheme="majorBidi"/>
            <w:color w:val="000000" w:themeColor="text1"/>
          </w:rPr>
          <w:t>.</w:t>
        </w:r>
      </w:ins>
      <w:r w:rsidR="00A470ED"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Obtaining </w:t>
      </w:r>
      <w:r w:rsidRPr="00AC2E30">
        <w:rPr>
          <w:rFonts w:asciiTheme="majorBidi" w:hAnsiTheme="majorBidi" w:cstheme="majorBidi"/>
        </w:rPr>
        <w:t xml:space="preserve">a reliable </w:t>
      </w:r>
      <w:r w:rsidR="00CF45F7" w:rsidRPr="00AC2E30">
        <w:rPr>
          <w:rFonts w:asciiTheme="majorBidi" w:hAnsiTheme="majorBidi" w:cstheme="majorBidi"/>
        </w:rPr>
        <w:t xml:space="preserve">exposure </w:t>
      </w:r>
      <w:r w:rsidRPr="00AC2E30">
        <w:rPr>
          <w:rFonts w:asciiTheme="majorBidi" w:hAnsiTheme="majorBidi" w:cstheme="majorBidi"/>
        </w:rPr>
        <w:t xml:space="preserve">history may be difficult in poisoned patients due to </w:t>
      </w:r>
      <w:r w:rsidR="00F0084C">
        <w:rPr>
          <w:rFonts w:asciiTheme="majorBidi" w:hAnsiTheme="majorBidi" w:cstheme="majorBidi"/>
        </w:rPr>
        <w:t xml:space="preserve">the </w:t>
      </w:r>
      <w:r w:rsidRPr="00AC2E30">
        <w:rPr>
          <w:rFonts w:asciiTheme="majorBidi" w:hAnsiTheme="majorBidi" w:cstheme="majorBidi"/>
        </w:rPr>
        <w:t>severity of poisoning, obfuscation by the patient, and variable or overlapping clinical features. Mental health conditions</w:t>
      </w:r>
      <w:r w:rsidR="00F33AEB" w:rsidRPr="00AC2E30">
        <w:rPr>
          <w:rFonts w:asciiTheme="majorBidi" w:hAnsiTheme="majorBidi" w:cstheme="majorBidi"/>
        </w:rPr>
        <w:t>,</w:t>
      </w:r>
      <w:r w:rsidRPr="00AC2E30">
        <w:rPr>
          <w:rFonts w:asciiTheme="majorBidi" w:hAnsiTheme="majorBidi" w:cstheme="majorBidi"/>
        </w:rPr>
        <w:t xml:space="preserve"> such as suicidality or drug intoxication</w:t>
      </w:r>
      <w:r w:rsidR="00F33AEB" w:rsidRPr="00AC2E30">
        <w:rPr>
          <w:rFonts w:asciiTheme="majorBidi" w:hAnsiTheme="majorBidi" w:cstheme="majorBidi"/>
        </w:rPr>
        <w:t>,</w:t>
      </w:r>
      <w:r w:rsidRPr="00AC2E30">
        <w:rPr>
          <w:rFonts w:asciiTheme="majorBidi" w:hAnsiTheme="majorBidi" w:cstheme="majorBidi"/>
        </w:rPr>
        <w:t xml:space="preserve"> may also complicate obtaining an accurate </w:t>
      </w:r>
      <w:r w:rsidR="00D87646" w:rsidRPr="00AC2E30">
        <w:rPr>
          <w:rFonts w:asciiTheme="majorBidi" w:hAnsiTheme="majorBidi" w:cstheme="majorBidi"/>
        </w:rPr>
        <w:t xml:space="preserve">toxicologic exposure </w:t>
      </w:r>
      <w:r w:rsidRPr="00AC2E30">
        <w:rPr>
          <w:rFonts w:asciiTheme="majorBidi" w:hAnsiTheme="majorBidi" w:cstheme="majorBidi"/>
        </w:rPr>
        <w:t>history.</w:t>
      </w:r>
      <w:r w:rsidR="00F41DF9" w:rsidRPr="00AC2E30">
        <w:rPr>
          <w:rFonts w:asciiTheme="majorBidi" w:eastAsia="Times New Roman" w:hAnsiTheme="majorBidi" w:cstheme="majorBidi"/>
          <w:color w:val="000000" w:themeColor="text1"/>
        </w:rPr>
        <w:t xml:space="preserve"> Clinician decision</w:t>
      </w:r>
      <w:r w:rsidR="0084392C" w:rsidRPr="00AC2E30">
        <w:rPr>
          <w:rFonts w:asciiTheme="majorBidi" w:eastAsia="Times New Roman" w:hAnsiTheme="majorBidi" w:cstheme="majorBidi"/>
          <w:color w:val="000000" w:themeColor="text1"/>
        </w:rPr>
        <w:t>-</w:t>
      </w:r>
      <w:r w:rsidR="00F41DF9" w:rsidRPr="00AC2E30">
        <w:rPr>
          <w:rFonts w:asciiTheme="majorBidi" w:eastAsia="Times New Roman" w:hAnsiTheme="majorBidi" w:cstheme="majorBidi"/>
          <w:color w:val="000000" w:themeColor="text1"/>
        </w:rPr>
        <w:t>making</w:t>
      </w:r>
      <w:r w:rsidR="001837CB" w:rsidRPr="00AC2E30">
        <w:rPr>
          <w:rFonts w:asciiTheme="majorBidi" w:eastAsia="Times New Roman" w:hAnsiTheme="majorBidi" w:cstheme="majorBidi"/>
          <w:color w:val="000000" w:themeColor="text1"/>
        </w:rPr>
        <w:t>, in general,</w:t>
      </w:r>
      <w:r w:rsidR="00F41DF9" w:rsidRPr="00AC2E30">
        <w:rPr>
          <w:rFonts w:asciiTheme="majorBidi" w:eastAsia="Times New Roman" w:hAnsiTheme="majorBidi" w:cstheme="majorBidi"/>
          <w:color w:val="000000" w:themeColor="text1"/>
        </w:rPr>
        <w:t xml:space="preserve"> is guided by </w:t>
      </w:r>
      <w:r w:rsidR="0084392C" w:rsidRPr="00AC2E30">
        <w:rPr>
          <w:rFonts w:asciiTheme="majorBidi" w:eastAsia="Times New Roman" w:hAnsiTheme="majorBidi" w:cstheme="majorBidi"/>
          <w:color w:val="000000" w:themeColor="text1"/>
        </w:rPr>
        <w:t xml:space="preserve">the </w:t>
      </w:r>
      <w:r w:rsidR="00F41DF9" w:rsidRPr="00AC2E30">
        <w:rPr>
          <w:rFonts w:asciiTheme="majorBidi" w:eastAsia="Times New Roman" w:hAnsiTheme="majorBidi" w:cstheme="majorBidi"/>
          <w:color w:val="000000" w:themeColor="text1"/>
        </w:rPr>
        <w:t xml:space="preserve">history of the presenting illness, contextualized with a patient’s past medical history and clinical signs and symptoms. For cases involving overdose or poisoning, clinical features of </w:t>
      </w:r>
      <w:r w:rsidR="001837CB" w:rsidRPr="00AC2E30">
        <w:rPr>
          <w:rFonts w:asciiTheme="majorBidi" w:eastAsia="Times New Roman" w:hAnsiTheme="majorBidi" w:cstheme="majorBidi"/>
          <w:color w:val="000000" w:themeColor="text1"/>
        </w:rPr>
        <w:t xml:space="preserve">the </w:t>
      </w:r>
      <w:r w:rsidR="00F41DF9" w:rsidRPr="00AC2E30">
        <w:rPr>
          <w:rFonts w:asciiTheme="majorBidi" w:eastAsia="Times New Roman" w:hAnsiTheme="majorBidi" w:cstheme="majorBidi"/>
          <w:color w:val="000000" w:themeColor="text1"/>
        </w:rPr>
        <w:t>presentation can suggest the causative agent</w:t>
      </w:r>
      <w:r w:rsidR="00A470ED" w:rsidRPr="00AC2E30">
        <w:rPr>
          <w:rFonts w:asciiTheme="majorBidi" w:eastAsia="Times New Roman" w:hAnsiTheme="majorBidi" w:cstheme="majorBidi"/>
          <w:color w:val="000000" w:themeColor="text1"/>
        </w:rPr>
        <w:t xml:space="preserve"> </w:t>
      </w:r>
      <w:del w:id="5" w:author="Author">
        <w:r w:rsidR="00A470ED" w:rsidRPr="00AC2E30">
          <w:rPr>
            <w:rFonts w:asciiTheme="majorBidi" w:eastAsia="Times New Roman" w:hAnsiTheme="majorBidi" w:cstheme="majorBidi"/>
            <w:color w:val="000000" w:themeColor="text1"/>
          </w:rPr>
          <w:fldChar w:fldCharType="begin"/>
        </w:r>
        <w:r w:rsidR="00661131">
          <w:rPr>
            <w:rFonts w:asciiTheme="majorBidi" w:eastAsia="Times New Roman" w:hAnsiTheme="majorBidi" w:cstheme="majorBidi"/>
            <w:color w:val="000000" w:themeColor="text1"/>
          </w:rPr>
          <w:delInstrText xml:space="preserve"> ADDIN EN.CITE &lt;EndNote&gt;&lt;Cite&gt;&lt;Author&gt;Erickson&lt;/Author&gt;&lt;Year&gt;2007&lt;/Year&gt;&lt;RecNum&gt;56&lt;/RecNum&gt;&lt;DisplayText&gt;[2,3]&lt;/DisplayText&gt;&lt;record&gt;&lt;rec-number&gt;56&lt;/rec-number&gt;&lt;foreign-keys&gt;&lt;key app="EN" db-id="5fvfszed7wrrv3es9dap59di5wr22wdadezr" timestamp="1635591856"&gt;56&lt;/key&gt;&lt;/foreign-keys&gt;&lt;ref-type name="Journal Article"&gt;17&lt;/ref-type&gt;&lt;contributors&gt;&lt;authors&gt;&lt;author&gt;Erickson, Timothy B&lt;/author&gt;&lt;author&gt;Thompson, Trevonne M&lt;/author&gt;&lt;author&gt;Lu, Jenny J&lt;/author&gt;&lt;/authors&gt;&lt;/contributors&gt;&lt;titles&gt;&lt;title&gt;The approach to the patient with an unknown overdose&lt;/title&gt;&lt;secondary-title&gt;Emergency medicine clinics of North America&lt;/secondary-title&gt;&lt;/titles&gt;&lt;periodical&gt;&lt;full-title&gt;Emergency medicine clinics of North America&lt;/full-title&gt;&lt;/periodical&gt;&lt;pages&gt;249-281&lt;/pages&gt;&lt;volume&gt;25&lt;/volume&gt;&lt;number&gt;2&lt;/number&gt;&lt;dates&gt;&lt;year&gt;2007&lt;/year&gt;&lt;/dates&gt;&lt;isbn&gt;0733-8627&lt;/isbn&gt;&lt;urls&gt;&lt;/urls&gt;&lt;/record&gt;&lt;/Cite&gt;&lt;Cite&gt;&lt;Author&gt;Thanacoody&lt;/Author&gt;&lt;Year&gt;2020&lt;/Year&gt;&lt;RecNum&gt;3&lt;/RecNum&gt;&lt;record&gt;&lt;rec-number&gt;3&lt;/rec-number&gt;&lt;foreign-keys&gt;&lt;key app="EN" db-id="0wweseex702xe3efzzjpxpztt5tsw2xdwvdr" timestamp="1673083269"&gt;3&lt;/key&gt;&lt;/foreign-keys&gt;&lt;ref-type name="Journal Article"&gt;17&lt;/ref-type&gt;&lt;contributors&gt;&lt;authors&gt;&lt;author&gt;Thanacoody, Ruben&lt;/author&gt;&lt;/authors&gt;&lt;/contributors&gt;&lt;titles&gt;&lt;title&gt;Principles of assessment and diagnosis of the poisoned patient&lt;/title&gt;&lt;secondary-title&gt;Medicine&lt;/secondary-title&gt;&lt;/titles&gt;&lt;periodical&gt;&lt;full-title&gt;Medicine&lt;/full-title&gt;&lt;/periodical&gt;&lt;pages&gt;156-159&lt;/pages&gt;&lt;volume&gt;48&lt;/volume&gt;&lt;number&gt;3&lt;/number&gt;&lt;dates&gt;&lt;year&gt;2020&lt;/year&gt;&lt;/dates&gt;&lt;isbn&gt;1357-3039&lt;/isbn&gt;&lt;urls&gt;&lt;/urls&gt;&lt;/record&gt;&lt;/Cite&gt;&lt;/EndNote&gt;</w:delInstrText>
        </w:r>
        <w:r w:rsidR="00A470ED" w:rsidRPr="00AC2E30">
          <w:rPr>
            <w:rFonts w:asciiTheme="majorBidi" w:eastAsia="Times New Roman" w:hAnsiTheme="majorBidi" w:cstheme="majorBidi"/>
            <w:color w:val="000000" w:themeColor="text1"/>
          </w:rPr>
          <w:fldChar w:fldCharType="separate"/>
        </w:r>
        <w:r w:rsidR="00661131">
          <w:rPr>
            <w:rFonts w:asciiTheme="majorBidi" w:eastAsia="Times New Roman" w:hAnsiTheme="majorBidi" w:cstheme="majorBidi"/>
            <w:noProof/>
            <w:color w:val="000000" w:themeColor="text1"/>
          </w:rPr>
          <w:delText>[</w:delText>
        </w:r>
        <w:r w:rsidR="00D55946">
          <w:rPr>
            <w:rFonts w:asciiTheme="majorBidi" w:eastAsia="Times New Roman" w:hAnsiTheme="majorBidi" w:cstheme="majorBidi"/>
            <w:noProof/>
            <w:color w:val="000000" w:themeColor="text1"/>
          </w:rPr>
          <w:fldChar w:fldCharType="begin"/>
        </w:r>
        <w:r w:rsidR="00D55946">
          <w:rPr>
            <w:rFonts w:asciiTheme="majorBidi" w:eastAsia="Times New Roman" w:hAnsiTheme="majorBidi" w:cstheme="majorBidi"/>
            <w:noProof/>
            <w:color w:val="000000" w:themeColor="text1"/>
          </w:rPr>
          <w:delInstrText xml:space="preserve"> HYPERLINK \l "_ENREF_2" \o "Erickson, 2007 #56" </w:delInstrText>
        </w:r>
        <w:r w:rsidR="00D55946">
          <w:rPr>
            <w:rFonts w:asciiTheme="majorBidi" w:eastAsia="Times New Roman" w:hAnsiTheme="majorBidi" w:cstheme="majorBidi"/>
            <w:noProof/>
            <w:color w:val="000000" w:themeColor="text1"/>
          </w:rPr>
        </w:r>
        <w:r w:rsidR="00D55946">
          <w:rPr>
            <w:rFonts w:asciiTheme="majorBidi" w:eastAsia="Times New Roman" w:hAnsiTheme="majorBidi" w:cstheme="majorBidi"/>
            <w:noProof/>
            <w:color w:val="000000" w:themeColor="text1"/>
          </w:rPr>
          <w:fldChar w:fldCharType="separate"/>
        </w:r>
        <w:r w:rsidR="00D55946">
          <w:rPr>
            <w:rFonts w:asciiTheme="majorBidi" w:eastAsia="Times New Roman" w:hAnsiTheme="majorBidi" w:cstheme="majorBidi"/>
            <w:noProof/>
            <w:color w:val="000000" w:themeColor="text1"/>
          </w:rPr>
          <w:delText>2</w:delText>
        </w:r>
        <w:r w:rsidR="00D55946">
          <w:rPr>
            <w:rFonts w:asciiTheme="majorBidi" w:eastAsia="Times New Roman" w:hAnsiTheme="majorBidi" w:cstheme="majorBidi"/>
            <w:noProof/>
            <w:color w:val="000000" w:themeColor="text1"/>
          </w:rPr>
          <w:fldChar w:fldCharType="end"/>
        </w:r>
        <w:r w:rsidR="00661131">
          <w:rPr>
            <w:rFonts w:asciiTheme="majorBidi" w:eastAsia="Times New Roman" w:hAnsiTheme="majorBidi" w:cstheme="majorBidi"/>
            <w:noProof/>
            <w:color w:val="000000" w:themeColor="text1"/>
          </w:rPr>
          <w:delText>,</w:delText>
        </w:r>
        <w:r w:rsidR="00D55946">
          <w:rPr>
            <w:rFonts w:asciiTheme="majorBidi" w:eastAsia="Times New Roman" w:hAnsiTheme="majorBidi" w:cstheme="majorBidi"/>
            <w:noProof/>
            <w:color w:val="000000" w:themeColor="text1"/>
          </w:rPr>
          <w:fldChar w:fldCharType="begin"/>
        </w:r>
        <w:r w:rsidR="00D55946">
          <w:rPr>
            <w:rFonts w:asciiTheme="majorBidi" w:eastAsia="Times New Roman" w:hAnsiTheme="majorBidi" w:cstheme="majorBidi"/>
            <w:noProof/>
            <w:color w:val="000000" w:themeColor="text1"/>
          </w:rPr>
          <w:delInstrText xml:space="preserve"> HYPERLINK \l "_ENREF_3" \o "Thanacoody, 2020 #3" </w:delInstrText>
        </w:r>
        <w:r w:rsidR="00D55946">
          <w:rPr>
            <w:rFonts w:asciiTheme="majorBidi" w:eastAsia="Times New Roman" w:hAnsiTheme="majorBidi" w:cstheme="majorBidi"/>
            <w:noProof/>
            <w:color w:val="000000" w:themeColor="text1"/>
          </w:rPr>
        </w:r>
        <w:r w:rsidR="00D55946">
          <w:rPr>
            <w:rFonts w:asciiTheme="majorBidi" w:eastAsia="Times New Roman" w:hAnsiTheme="majorBidi" w:cstheme="majorBidi"/>
            <w:noProof/>
            <w:color w:val="000000" w:themeColor="text1"/>
          </w:rPr>
          <w:fldChar w:fldCharType="separate"/>
        </w:r>
        <w:r w:rsidR="00D55946">
          <w:rPr>
            <w:rFonts w:asciiTheme="majorBidi" w:eastAsia="Times New Roman" w:hAnsiTheme="majorBidi" w:cstheme="majorBidi"/>
            <w:noProof/>
            <w:color w:val="000000" w:themeColor="text1"/>
          </w:rPr>
          <w:delText>3</w:delText>
        </w:r>
        <w:r w:rsidR="00D55946">
          <w:rPr>
            <w:rFonts w:asciiTheme="majorBidi" w:eastAsia="Times New Roman" w:hAnsiTheme="majorBidi" w:cstheme="majorBidi"/>
            <w:noProof/>
            <w:color w:val="000000" w:themeColor="text1"/>
          </w:rPr>
          <w:fldChar w:fldCharType="end"/>
        </w:r>
        <w:r w:rsidR="00661131">
          <w:rPr>
            <w:rFonts w:asciiTheme="majorBidi" w:eastAsia="Times New Roman" w:hAnsiTheme="majorBidi" w:cstheme="majorBidi"/>
            <w:noProof/>
            <w:color w:val="000000" w:themeColor="text1"/>
          </w:rPr>
          <w:delText>]</w:delText>
        </w:r>
        <w:r w:rsidR="00A470ED" w:rsidRPr="00AC2E30">
          <w:rPr>
            <w:rFonts w:asciiTheme="majorBidi" w:eastAsia="Times New Roman" w:hAnsiTheme="majorBidi" w:cstheme="majorBidi"/>
            <w:color w:val="000000" w:themeColor="text1"/>
          </w:rPr>
          <w:fldChar w:fldCharType="end"/>
        </w:r>
      </w:del>
      <w:ins w:id="6" w:author="Author">
        <w:r w:rsidR="00A470ED" w:rsidRPr="00AC2E30">
          <w:rPr>
            <w:rFonts w:asciiTheme="majorBidi" w:eastAsia="Times New Roman" w:hAnsiTheme="majorBidi" w:cstheme="majorBidi"/>
            <w:color w:val="000000" w:themeColor="text1"/>
          </w:rPr>
          <w:fldChar w:fldCharType="begin"/>
        </w:r>
        <w:r w:rsidR="00575EA6">
          <w:rPr>
            <w:rFonts w:asciiTheme="majorBidi" w:eastAsia="Times New Roman" w:hAnsiTheme="majorBidi" w:cstheme="majorBidi"/>
            <w:color w:val="000000" w:themeColor="text1"/>
          </w:rPr>
          <w:instrText xml:space="preserve"> ADDIN EN.CITE &lt;EndNote&gt;&lt;Cite&gt;&lt;Author&gt;Erickson&lt;/Author&gt;&lt;Year&gt;2007&lt;/Year&gt;&lt;RecNum&gt;2&lt;/RecNum&gt;&lt;DisplayText&gt;[2,3]&lt;/DisplayText&gt;&lt;record&gt;&lt;rec-number&gt;2&lt;/rec-number&gt;&lt;foreign-keys&gt;&lt;key app="EN" db-id="0wweseex702xe3efzzjpxpztt5tsw2xdwvdr" timestamp="1673083269"&gt;2&lt;/key&gt;&lt;/foreign-keys&gt;&lt;ref-type name="Journal Article"&gt;17&lt;/ref-type&gt;&lt;contributors&gt;&lt;authors&gt;&lt;author&gt;Erickson, Timothy B&lt;/author&gt;&lt;author&gt;Thompson, Trevonne M&lt;/author&gt;&lt;author&gt;Lu, Jenny J&lt;/author&gt;&lt;/authors&gt;&lt;/contributors&gt;&lt;titles&gt;&lt;title&gt;The approach to the patient with an unknown overdose&lt;/title&gt;&lt;secondary-title&gt;Emerg Med Clin North Am&lt;/secondary-title&gt;&lt;/titles&gt;&lt;periodical&gt;&lt;full-title&gt;Emerg Med Clin North Am&lt;/full-title&gt;&lt;/periodical&gt;&lt;pages&gt;249-281&lt;/pages&gt;&lt;volume&gt;25&lt;/volume&gt;&lt;number&gt;2&lt;/number&gt;&lt;dates&gt;&lt;year&gt;2007&lt;/year&gt;&lt;/dates&gt;&lt;isbn&gt;0733-8627&lt;/isbn&gt;&lt;urls&gt;&lt;/urls&gt;&lt;/record&gt;&lt;/Cite&gt;&lt;Cite&gt;&lt;Author&gt;Thanacoody&lt;/Author&gt;&lt;Year&gt;2020&lt;/Year&gt;&lt;RecNum&gt;3&lt;/RecNum&gt;&lt;record&gt;&lt;rec-number&gt;3&lt;/rec-number&gt;&lt;foreign-keys&gt;&lt;key app="EN" db-id="0wweseex702xe3efzzjpxpztt5tsw2xdwvdr" timestamp="1673083269"&gt;3&lt;/key&gt;&lt;/foreign-keys&gt;&lt;ref-type name="Journal Article"&gt;17&lt;/ref-type&gt;&lt;contributors&gt;&lt;authors&gt;&lt;author&gt;Thanacoody, Ruben&lt;/author&gt;&lt;/authors&gt;&lt;/contributors&gt;&lt;titles&gt;&lt;title&gt;Principles of assessment and diagnosis of the poisoned patient&lt;/title&gt;&lt;secondary-title&gt;Medicine&lt;/secondary-title&gt;&lt;/titles&gt;&lt;periodical&gt;&lt;full-title&gt;Medicine&lt;/full-title&gt;&lt;/periodical&gt;&lt;pages&gt;156-159&lt;/pages&gt;&lt;volume&gt;48&lt;/volume&gt;&lt;number&gt;3&lt;/number&gt;&lt;dates&gt;&lt;year&gt;2020&lt;/year&gt;&lt;/dates&gt;&lt;isbn&gt;1357-3039&lt;/isbn&gt;&lt;urls&gt;&lt;/urls&gt;&lt;/record&gt;&lt;/Cite&gt;&lt;/EndNote&gt;</w:instrText>
        </w:r>
        <w:r w:rsidR="00A470ED" w:rsidRPr="00AC2E30">
          <w:rPr>
            <w:rFonts w:asciiTheme="majorBidi" w:eastAsia="Times New Roman" w:hAnsiTheme="majorBidi" w:cstheme="majorBidi"/>
            <w:color w:val="000000" w:themeColor="text1"/>
          </w:rPr>
          <w:fldChar w:fldCharType="separate"/>
        </w:r>
        <w:r w:rsidR="00575EA6">
          <w:rPr>
            <w:rFonts w:asciiTheme="majorBidi" w:eastAsia="Times New Roman" w:hAnsiTheme="majorBidi" w:cstheme="majorBidi"/>
            <w:noProof/>
            <w:color w:val="000000" w:themeColor="text1"/>
          </w:rPr>
          <w:t>[</w:t>
        </w:r>
        <w:r w:rsidR="00385798">
          <w:rPr>
            <w:rFonts w:asciiTheme="majorBidi" w:eastAsia="Times New Roman" w:hAnsiTheme="majorBidi" w:cstheme="majorBidi"/>
            <w:noProof/>
            <w:color w:val="000000" w:themeColor="text1"/>
          </w:rPr>
          <w:fldChar w:fldCharType="begin"/>
        </w:r>
        <w:r w:rsidR="00385798">
          <w:rPr>
            <w:rFonts w:asciiTheme="majorBidi" w:eastAsia="Times New Roman" w:hAnsiTheme="majorBidi" w:cstheme="majorBidi"/>
            <w:noProof/>
            <w:color w:val="000000" w:themeColor="text1"/>
          </w:rPr>
          <w:instrText xml:space="preserve"> HYPERLINK \l "_ENREF_2" \o "Erickson, 2007 #2" </w:instrText>
        </w:r>
        <w:r w:rsidR="00385798">
          <w:rPr>
            <w:rFonts w:asciiTheme="majorBidi" w:eastAsia="Times New Roman" w:hAnsiTheme="majorBidi" w:cstheme="majorBidi"/>
            <w:noProof/>
            <w:color w:val="000000" w:themeColor="text1"/>
          </w:rPr>
        </w:r>
        <w:r w:rsidR="00385798">
          <w:rPr>
            <w:rFonts w:asciiTheme="majorBidi" w:eastAsia="Times New Roman" w:hAnsiTheme="majorBidi" w:cstheme="majorBidi"/>
            <w:noProof/>
            <w:color w:val="000000" w:themeColor="text1"/>
          </w:rPr>
          <w:fldChar w:fldCharType="separate"/>
        </w:r>
        <w:r w:rsidR="00385798">
          <w:rPr>
            <w:rFonts w:asciiTheme="majorBidi" w:eastAsia="Times New Roman" w:hAnsiTheme="majorBidi" w:cstheme="majorBidi"/>
            <w:noProof/>
            <w:color w:val="000000" w:themeColor="text1"/>
          </w:rPr>
          <w:t>2</w:t>
        </w:r>
        <w:r w:rsidR="00385798">
          <w:rPr>
            <w:rFonts w:asciiTheme="majorBidi" w:eastAsia="Times New Roman" w:hAnsiTheme="majorBidi" w:cstheme="majorBidi"/>
            <w:noProof/>
            <w:color w:val="000000" w:themeColor="text1"/>
          </w:rPr>
          <w:fldChar w:fldCharType="end"/>
        </w:r>
        <w:r w:rsidR="00575EA6">
          <w:rPr>
            <w:rFonts w:asciiTheme="majorBidi" w:eastAsia="Times New Roman" w:hAnsiTheme="majorBidi" w:cstheme="majorBidi"/>
            <w:noProof/>
            <w:color w:val="000000" w:themeColor="text1"/>
          </w:rPr>
          <w:t>,</w:t>
        </w:r>
        <w:r w:rsidR="00385798">
          <w:rPr>
            <w:rFonts w:asciiTheme="majorBidi" w:eastAsia="Times New Roman" w:hAnsiTheme="majorBidi" w:cstheme="majorBidi"/>
            <w:noProof/>
            <w:color w:val="000000" w:themeColor="text1"/>
          </w:rPr>
          <w:fldChar w:fldCharType="begin"/>
        </w:r>
        <w:r w:rsidR="00385798">
          <w:rPr>
            <w:rFonts w:asciiTheme="majorBidi" w:eastAsia="Times New Roman" w:hAnsiTheme="majorBidi" w:cstheme="majorBidi"/>
            <w:noProof/>
            <w:color w:val="000000" w:themeColor="text1"/>
          </w:rPr>
          <w:instrText xml:space="preserve"> HYPERLINK \l "_ENREF_3" \o "Thanacoody, 2020 #3" </w:instrText>
        </w:r>
        <w:r w:rsidR="00385798">
          <w:rPr>
            <w:rFonts w:asciiTheme="majorBidi" w:eastAsia="Times New Roman" w:hAnsiTheme="majorBidi" w:cstheme="majorBidi"/>
            <w:noProof/>
            <w:color w:val="000000" w:themeColor="text1"/>
          </w:rPr>
        </w:r>
        <w:r w:rsidR="00385798">
          <w:rPr>
            <w:rFonts w:asciiTheme="majorBidi" w:eastAsia="Times New Roman" w:hAnsiTheme="majorBidi" w:cstheme="majorBidi"/>
            <w:noProof/>
            <w:color w:val="000000" w:themeColor="text1"/>
          </w:rPr>
          <w:fldChar w:fldCharType="separate"/>
        </w:r>
        <w:r w:rsidR="00385798">
          <w:rPr>
            <w:rFonts w:asciiTheme="majorBidi" w:eastAsia="Times New Roman" w:hAnsiTheme="majorBidi" w:cstheme="majorBidi"/>
            <w:noProof/>
            <w:color w:val="000000" w:themeColor="text1"/>
          </w:rPr>
          <w:t>3</w:t>
        </w:r>
        <w:r w:rsidR="00385798">
          <w:rPr>
            <w:rFonts w:asciiTheme="majorBidi" w:eastAsia="Times New Roman" w:hAnsiTheme="majorBidi" w:cstheme="majorBidi"/>
            <w:noProof/>
            <w:color w:val="000000" w:themeColor="text1"/>
          </w:rPr>
          <w:fldChar w:fldCharType="end"/>
        </w:r>
        <w:r w:rsidR="00575EA6">
          <w:rPr>
            <w:rFonts w:asciiTheme="majorBidi" w:eastAsia="Times New Roman" w:hAnsiTheme="majorBidi" w:cstheme="majorBidi"/>
            <w:noProof/>
            <w:color w:val="000000" w:themeColor="text1"/>
          </w:rPr>
          <w:t>]</w:t>
        </w:r>
        <w:r w:rsidR="00A470ED" w:rsidRPr="00AC2E30">
          <w:rPr>
            <w:rFonts w:asciiTheme="majorBidi" w:eastAsia="Times New Roman" w:hAnsiTheme="majorBidi" w:cstheme="majorBidi"/>
            <w:color w:val="000000" w:themeColor="text1"/>
          </w:rPr>
          <w:fldChar w:fldCharType="end"/>
        </w:r>
      </w:ins>
      <w:r w:rsidR="00F41DF9" w:rsidRPr="00AC2E30">
        <w:rPr>
          <w:rFonts w:asciiTheme="majorBidi" w:eastAsia="Times New Roman" w:hAnsiTheme="majorBidi" w:cstheme="majorBidi"/>
          <w:color w:val="000000" w:themeColor="text1"/>
        </w:rPr>
        <w:t>.</w:t>
      </w:r>
    </w:p>
    <w:p w14:paraId="277223D7" w14:textId="1FE87B08" w:rsidR="00D377F9" w:rsidRPr="00AC2E30" w:rsidRDefault="003A067A" w:rsidP="00385798">
      <w:pPr>
        <w:pStyle w:val="Default"/>
        <w:spacing w:line="480" w:lineRule="auto"/>
        <w:ind w:firstLine="720"/>
        <w:jc w:val="both"/>
        <w:rPr>
          <w:rFonts w:asciiTheme="majorBidi" w:eastAsia="Times New Roman" w:hAnsiTheme="majorBidi" w:cstheme="majorBidi"/>
          <w:color w:val="000000" w:themeColor="text1"/>
        </w:rPr>
      </w:pPr>
      <w:r w:rsidRPr="00AC2E30">
        <w:rPr>
          <w:rFonts w:asciiTheme="majorBidi" w:eastAsia="Times New Roman" w:hAnsiTheme="majorBidi" w:cstheme="majorBidi"/>
          <w:color w:val="000000" w:themeColor="text1"/>
        </w:rPr>
        <w:t xml:space="preserve">Artificial </w:t>
      </w:r>
      <w:r w:rsidR="001837CB" w:rsidRPr="00AC2E30">
        <w:rPr>
          <w:rFonts w:asciiTheme="majorBidi" w:eastAsia="Times New Roman" w:hAnsiTheme="majorBidi" w:cstheme="majorBidi"/>
          <w:color w:val="000000" w:themeColor="text1"/>
        </w:rPr>
        <w:t>I</w:t>
      </w:r>
      <w:r w:rsidR="001D07DE" w:rsidRPr="00AC2E30">
        <w:rPr>
          <w:rFonts w:asciiTheme="majorBidi" w:eastAsia="Times New Roman" w:hAnsiTheme="majorBidi" w:cstheme="majorBidi"/>
          <w:color w:val="000000" w:themeColor="text1"/>
        </w:rPr>
        <w:t>ntelligence (</w:t>
      </w:r>
      <w:r w:rsidRPr="00AC2E30">
        <w:rPr>
          <w:rFonts w:asciiTheme="majorBidi" w:eastAsia="Times New Roman" w:hAnsiTheme="majorBidi" w:cstheme="majorBidi"/>
          <w:color w:val="000000" w:themeColor="text1"/>
        </w:rPr>
        <w:t xml:space="preserve">AI) is focused on mimicking human decision-making based on logic and decision trees. Machine </w:t>
      </w:r>
      <w:r w:rsidR="001837CB" w:rsidRPr="00AC2E30">
        <w:rPr>
          <w:rFonts w:asciiTheme="majorBidi" w:eastAsia="Times New Roman" w:hAnsiTheme="majorBidi" w:cstheme="majorBidi"/>
          <w:color w:val="000000" w:themeColor="text1"/>
        </w:rPr>
        <w:t>L</w:t>
      </w:r>
      <w:r w:rsidRPr="00AC2E30">
        <w:rPr>
          <w:rFonts w:asciiTheme="majorBidi" w:eastAsia="Times New Roman" w:hAnsiTheme="majorBidi" w:cstheme="majorBidi"/>
          <w:color w:val="000000" w:themeColor="text1"/>
        </w:rPr>
        <w:t xml:space="preserve">earning (ML) refers to a subset of </w:t>
      </w:r>
      <w:r w:rsidRPr="00AC2E30">
        <w:rPr>
          <w:rFonts w:asciiTheme="majorBidi" w:hAnsiTheme="majorBidi" w:cstheme="majorBidi"/>
        </w:rPr>
        <w:t>AI</w:t>
      </w:r>
      <w:r w:rsidRPr="00AC2E30">
        <w:rPr>
          <w:rFonts w:asciiTheme="majorBidi" w:eastAsia="Times New Roman" w:hAnsiTheme="majorBidi" w:cstheme="majorBidi"/>
          <w:color w:val="000000" w:themeColor="text1"/>
        </w:rPr>
        <w:t xml:space="preserve"> using </w:t>
      </w:r>
      <w:hyperlink r:id="rId52" w:tgtFrame="Statistical model" w:history="1">
        <w:r w:rsidRPr="00AC2E30">
          <w:rPr>
            <w:rFonts w:asciiTheme="majorBidi" w:eastAsia="Times New Roman" w:hAnsiTheme="majorBidi" w:cstheme="majorBidi"/>
            <w:color w:val="000000" w:themeColor="text1"/>
          </w:rPr>
          <w:t>statistical models</w:t>
        </w:r>
      </w:hyperlink>
      <w:r w:rsidRPr="00AC2E30">
        <w:rPr>
          <w:rFonts w:asciiTheme="majorBidi" w:eastAsia="Times New Roman" w:hAnsiTheme="majorBidi" w:cstheme="majorBidi"/>
          <w:color w:val="000000" w:themeColor="text1"/>
        </w:rPr>
        <w:t xml:space="preserve"> to perform task</w:t>
      </w:r>
      <w:r w:rsidR="005767A2" w:rsidRPr="00AC2E30">
        <w:rPr>
          <w:rFonts w:asciiTheme="majorBidi" w:eastAsia="Times New Roman" w:hAnsiTheme="majorBidi" w:cstheme="majorBidi"/>
          <w:color w:val="000000" w:themeColor="text1"/>
        </w:rPr>
        <w:t>s</w:t>
      </w:r>
      <w:r w:rsidRPr="00AC2E30">
        <w:rPr>
          <w:rFonts w:asciiTheme="majorBidi" w:eastAsia="Times New Roman" w:hAnsiTheme="majorBidi" w:cstheme="majorBidi"/>
          <w:color w:val="000000" w:themeColor="text1"/>
        </w:rPr>
        <w:t xml:space="preserve"> based on inference rather than requiring explicit instructions and allowing the </w:t>
      </w:r>
      <w:r w:rsidR="00800C60" w:rsidRPr="00AC2E30">
        <w:rPr>
          <w:rFonts w:asciiTheme="majorBidi" w:eastAsia="Times New Roman" w:hAnsiTheme="majorBidi" w:cstheme="majorBidi"/>
          <w:color w:val="000000" w:themeColor="text1"/>
        </w:rPr>
        <w:t xml:space="preserve">algorithm </w:t>
      </w:r>
      <w:r w:rsidRPr="00AC2E30">
        <w:rPr>
          <w:rFonts w:asciiTheme="majorBidi" w:eastAsia="Times New Roman" w:hAnsiTheme="majorBidi" w:cstheme="majorBidi"/>
          <w:color w:val="000000" w:themeColor="text1"/>
        </w:rPr>
        <w:t xml:space="preserve">to improve with experience. ML attempts to learn </w:t>
      </w:r>
      <w:r w:rsidR="005767A2" w:rsidRPr="00AC2E30">
        <w:rPr>
          <w:rFonts w:asciiTheme="majorBidi" w:eastAsia="Times New Roman" w:hAnsiTheme="majorBidi" w:cstheme="majorBidi"/>
          <w:color w:val="000000" w:themeColor="text1"/>
        </w:rPr>
        <w:t xml:space="preserve">data </w:t>
      </w:r>
      <w:r w:rsidRPr="00AC2E30">
        <w:rPr>
          <w:rFonts w:asciiTheme="majorBidi" w:eastAsia="Times New Roman" w:hAnsiTheme="majorBidi" w:cstheme="majorBidi"/>
          <w:color w:val="000000" w:themeColor="text1"/>
        </w:rPr>
        <w:t xml:space="preserve">patterns </w:t>
      </w:r>
      <w:r w:rsidR="00F33AEB" w:rsidRPr="00AC2E30">
        <w:rPr>
          <w:rFonts w:asciiTheme="majorBidi" w:eastAsia="Times New Roman" w:hAnsiTheme="majorBidi" w:cstheme="majorBidi"/>
          <w:color w:val="000000" w:themeColor="text1"/>
        </w:rPr>
        <w:t xml:space="preserve">by </w:t>
      </w:r>
      <w:r w:rsidR="003D6C03" w:rsidRPr="00AC2E30">
        <w:rPr>
          <w:rFonts w:asciiTheme="majorBidi" w:eastAsia="Times New Roman" w:hAnsiTheme="majorBidi" w:cstheme="majorBidi"/>
          <w:color w:val="000000" w:themeColor="text1"/>
        </w:rPr>
        <w:t xml:space="preserve">using tailored </w:t>
      </w:r>
      <w:r w:rsidRPr="00AC2E30">
        <w:rPr>
          <w:rFonts w:asciiTheme="majorBidi" w:eastAsia="Times New Roman" w:hAnsiTheme="majorBidi" w:cstheme="majorBidi"/>
          <w:color w:val="000000" w:themeColor="text1"/>
        </w:rPr>
        <w:t>algorithms</w:t>
      </w:r>
      <w:r w:rsidR="00F33AEB" w:rsidRPr="00AC2E30">
        <w:rPr>
          <w:rFonts w:asciiTheme="majorBidi" w:eastAsia="Times New Roman" w:hAnsiTheme="majorBidi" w:cstheme="majorBidi"/>
          <w:color w:val="000000" w:themeColor="text1"/>
        </w:rPr>
        <w:t>.</w:t>
      </w:r>
      <w:r w:rsidRPr="00AC2E30">
        <w:rPr>
          <w:rFonts w:asciiTheme="majorBidi" w:eastAsia="Times New Roman" w:hAnsiTheme="majorBidi" w:cstheme="majorBidi"/>
          <w:color w:val="000000" w:themeColor="text1"/>
        </w:rPr>
        <w:t xml:space="preserve"> </w:t>
      </w:r>
      <w:r w:rsidR="00F33AEB" w:rsidRPr="00AC2E30">
        <w:rPr>
          <w:rFonts w:asciiTheme="majorBidi" w:eastAsia="Times New Roman" w:hAnsiTheme="majorBidi" w:cstheme="majorBidi"/>
          <w:color w:val="000000" w:themeColor="text1"/>
        </w:rPr>
        <w:t>W</w:t>
      </w:r>
      <w:r w:rsidRPr="00AC2E30">
        <w:rPr>
          <w:rFonts w:asciiTheme="majorBidi" w:eastAsia="Times New Roman" w:hAnsiTheme="majorBidi" w:cstheme="majorBidi"/>
          <w:color w:val="000000" w:themeColor="text1"/>
        </w:rPr>
        <w:t xml:space="preserve">hile high-quality input data </w:t>
      </w:r>
      <w:r w:rsidR="001879DD" w:rsidRPr="00AC2E30">
        <w:rPr>
          <w:rFonts w:asciiTheme="majorBidi" w:eastAsia="Times New Roman" w:hAnsiTheme="majorBidi" w:cstheme="majorBidi"/>
          <w:color w:val="000000" w:themeColor="text1"/>
        </w:rPr>
        <w:t xml:space="preserve">are </w:t>
      </w:r>
      <w:r w:rsidRPr="00AC2E30">
        <w:rPr>
          <w:rFonts w:asciiTheme="majorBidi" w:eastAsia="Times New Roman" w:hAnsiTheme="majorBidi" w:cstheme="majorBidi"/>
          <w:color w:val="000000" w:themeColor="text1"/>
        </w:rPr>
        <w:t xml:space="preserve">critically important for training and validation, a large dataset </w:t>
      </w:r>
      <w:r w:rsidR="005767A2" w:rsidRPr="00AC2E30">
        <w:rPr>
          <w:rFonts w:asciiTheme="majorBidi" w:eastAsia="Times New Roman" w:hAnsiTheme="majorBidi" w:cstheme="majorBidi"/>
          <w:color w:val="000000" w:themeColor="text1"/>
        </w:rPr>
        <w:t xml:space="preserve">improves </w:t>
      </w:r>
      <w:r w:rsidRPr="00AC2E30">
        <w:rPr>
          <w:rFonts w:asciiTheme="majorBidi" w:eastAsia="Times New Roman" w:hAnsiTheme="majorBidi" w:cstheme="majorBidi"/>
          <w:color w:val="000000" w:themeColor="text1"/>
        </w:rPr>
        <w:t xml:space="preserve">performance and can overcome some weaknesses </w:t>
      </w:r>
      <w:r w:rsidR="005767A2" w:rsidRPr="00AC2E30">
        <w:rPr>
          <w:rFonts w:asciiTheme="majorBidi" w:eastAsia="Times New Roman" w:hAnsiTheme="majorBidi" w:cstheme="majorBidi"/>
          <w:color w:val="000000" w:themeColor="text1"/>
        </w:rPr>
        <w:t xml:space="preserve">linked to </w:t>
      </w:r>
      <w:r w:rsidRPr="00AC2E30">
        <w:rPr>
          <w:rFonts w:asciiTheme="majorBidi" w:eastAsia="Times New Roman" w:hAnsiTheme="majorBidi" w:cstheme="majorBidi"/>
          <w:color w:val="000000" w:themeColor="text1"/>
        </w:rPr>
        <w:t>smaller datasets</w:t>
      </w:r>
      <w:r w:rsidR="001879DD" w:rsidRPr="00AC2E30">
        <w:rPr>
          <w:rFonts w:asciiTheme="majorBidi" w:eastAsia="Times New Roman" w:hAnsiTheme="majorBidi" w:cstheme="majorBidi"/>
          <w:color w:val="000000" w:themeColor="text1"/>
        </w:rPr>
        <w:t xml:space="preserve"> </w:t>
      </w:r>
      <w:r w:rsidR="00A470ED" w:rsidRPr="00AC2E30">
        <w:rPr>
          <w:rFonts w:asciiTheme="majorBidi" w:eastAsia="Times New Roman" w:hAnsiTheme="majorBidi" w:cstheme="majorBidi"/>
          <w:color w:val="000000" w:themeColor="text1"/>
        </w:rPr>
        <w:fldChar w:fldCharType="begin"/>
      </w:r>
      <w:r w:rsidR="00C87AFF">
        <w:rPr>
          <w:rFonts w:asciiTheme="majorBidi" w:eastAsia="Times New Roman" w:hAnsiTheme="majorBidi" w:cstheme="majorBidi"/>
          <w:color w:val="000000" w:themeColor="text1"/>
        </w:rPr>
        <w:instrText xml:space="preserve"> ADDIN EN.CITE &lt;EndNote&gt;&lt;Cite&gt;&lt;Author&gt;Deo&lt;/Author&gt;&lt;Year&gt;2015&lt;/Year&gt;&lt;RecNum&gt;4&lt;/RecNum&gt;&lt;DisplayText&gt;[4]&lt;/DisplayText&gt;&lt;record&gt;&lt;rec-number&gt;4&lt;/rec-number&gt;&lt;foreign-keys&gt;&lt;key app="EN" db-id="0wweseex702xe3efzzjpxpztt5tsw2xdwvdr" timestamp="1673083270"&gt;4&lt;/key&gt;&lt;/foreign-keys&gt;&lt;ref-type name="Journal Article"&gt;17&lt;/ref-type&gt;&lt;contributors&gt;&lt;authors&gt;&lt;author&gt;Deo, Rahul C&lt;/author&gt;&lt;/authors&gt;&lt;/contributors&gt;&lt;titles&gt;&lt;title&gt;Machine learning in medicine&lt;/title&gt;&lt;secondary-title&gt;Circulation&lt;/secondary-title&gt;&lt;/titles&gt;&lt;periodical&gt;&lt;full-title&gt;Circulation&lt;/full-title&gt;&lt;/periodical&gt;&lt;pages&gt;1920-1930&lt;/pages&gt;&lt;volume&gt;132&lt;/volume&gt;&lt;number&gt;20&lt;/number&gt;&lt;dates&gt;&lt;year&gt;2015&lt;/year&gt;&lt;/dates&gt;&lt;isbn&gt;0009-7322&lt;/isbn&gt;&lt;urls&gt;&lt;/urls&gt;&lt;/record&gt;&lt;/Cite&gt;&lt;/EndNote&gt;</w:instrText>
      </w:r>
      <w:r w:rsidR="00A470ED" w:rsidRPr="00AC2E30">
        <w:rPr>
          <w:rFonts w:asciiTheme="majorBidi" w:eastAsia="Times New Roman" w:hAnsiTheme="majorBidi" w:cstheme="majorBidi"/>
          <w:color w:val="000000" w:themeColor="text1"/>
        </w:rPr>
        <w:fldChar w:fldCharType="separate"/>
      </w:r>
      <w:r w:rsidR="0051523E">
        <w:rPr>
          <w:rFonts w:asciiTheme="majorBidi" w:eastAsia="Times New Roman" w:hAnsiTheme="majorBidi" w:cstheme="majorBidi"/>
          <w:noProof/>
          <w:color w:val="000000" w:themeColor="text1"/>
        </w:rPr>
        <w:t>[</w:t>
      </w:r>
      <w:hyperlink w:anchor="_ENREF_4" w:tooltip="Deo, 2015 #4" w:history="1">
        <w:r w:rsidR="00385798">
          <w:rPr>
            <w:rFonts w:asciiTheme="majorBidi" w:eastAsia="Times New Roman" w:hAnsiTheme="majorBidi" w:cstheme="majorBidi"/>
            <w:noProof/>
            <w:color w:val="000000" w:themeColor="text1"/>
          </w:rPr>
          <w:t>4</w:t>
        </w:r>
      </w:hyperlink>
      <w:r w:rsidR="0051523E">
        <w:rPr>
          <w:rFonts w:asciiTheme="majorBidi" w:eastAsia="Times New Roman" w:hAnsiTheme="majorBidi" w:cstheme="majorBidi"/>
          <w:noProof/>
          <w:color w:val="000000" w:themeColor="text1"/>
        </w:rPr>
        <w:t>]</w:t>
      </w:r>
      <w:r w:rsidR="00A470ED" w:rsidRPr="00AC2E30">
        <w:rPr>
          <w:rFonts w:asciiTheme="majorBidi" w:eastAsia="Times New Roman" w:hAnsiTheme="majorBidi" w:cstheme="majorBidi"/>
          <w:color w:val="000000" w:themeColor="text1"/>
        </w:rPr>
        <w:fldChar w:fldCharType="end"/>
      </w:r>
      <w:r w:rsidR="0078614B" w:rsidRPr="00AC2E30">
        <w:rPr>
          <w:rFonts w:asciiTheme="majorBidi" w:hAnsiTheme="majorBidi" w:cstheme="majorBidi"/>
          <w:color w:val="000000" w:themeColor="text1"/>
        </w:rPr>
        <w:t>.</w:t>
      </w:r>
      <w:r w:rsidRPr="00AC2E30">
        <w:rPr>
          <w:rFonts w:asciiTheme="majorBidi" w:eastAsia="Times New Roman" w:hAnsiTheme="majorBidi" w:cstheme="majorBidi"/>
          <w:color w:val="000000" w:themeColor="text1"/>
        </w:rPr>
        <w:t xml:space="preserve"> ML algorithms use ‘</w:t>
      </w:r>
      <w:hyperlink r:id="rId53" w:tgtFrame="Training data" w:history="1">
        <w:r w:rsidRPr="00AC2E30">
          <w:rPr>
            <w:rFonts w:asciiTheme="majorBidi" w:eastAsia="Times New Roman" w:hAnsiTheme="majorBidi" w:cstheme="majorBidi"/>
            <w:color w:val="000000" w:themeColor="text1"/>
          </w:rPr>
          <w:t>training data</w:t>
        </w:r>
      </w:hyperlink>
      <w:r w:rsidRPr="00AC2E30">
        <w:rPr>
          <w:rFonts w:asciiTheme="majorBidi" w:eastAsia="Times New Roman" w:hAnsiTheme="majorBidi" w:cstheme="majorBidi"/>
          <w:color w:val="000000" w:themeColor="text1"/>
        </w:rPr>
        <w:t xml:space="preserve">’ to derive a </w:t>
      </w:r>
      <w:hyperlink r:id="rId54" w:tgtFrame="Mathematical model" w:history="1">
        <w:r w:rsidRPr="00AC2E30">
          <w:rPr>
            <w:rFonts w:asciiTheme="majorBidi" w:eastAsia="Times New Roman" w:hAnsiTheme="majorBidi" w:cstheme="majorBidi"/>
            <w:color w:val="000000" w:themeColor="text1"/>
          </w:rPr>
          <w:t>mathematical model</w:t>
        </w:r>
      </w:hyperlink>
      <w:r w:rsidRPr="00AC2E30">
        <w:rPr>
          <w:rFonts w:asciiTheme="majorBidi" w:eastAsia="Times New Roman" w:hAnsiTheme="majorBidi" w:cstheme="majorBidi"/>
          <w:color w:val="000000" w:themeColor="text1"/>
        </w:rPr>
        <w:t xml:space="preserve">, then apply the model to a set of </w:t>
      </w:r>
      <w:r w:rsidR="00A417D4" w:rsidRPr="00AC2E30">
        <w:rPr>
          <w:rFonts w:asciiTheme="majorBidi" w:eastAsia="Times New Roman" w:hAnsiTheme="majorBidi" w:cstheme="majorBidi"/>
          <w:color w:val="000000" w:themeColor="text1"/>
        </w:rPr>
        <w:t>‘</w:t>
      </w:r>
      <w:r w:rsidRPr="00AC2E30">
        <w:rPr>
          <w:rFonts w:asciiTheme="majorBidi" w:eastAsia="Times New Roman" w:hAnsiTheme="majorBidi" w:cstheme="majorBidi"/>
          <w:color w:val="000000" w:themeColor="text1"/>
        </w:rPr>
        <w:t>testing data</w:t>
      </w:r>
      <w:r w:rsidR="00A417D4" w:rsidRPr="00AC2E30">
        <w:rPr>
          <w:rFonts w:asciiTheme="majorBidi" w:eastAsia="Times New Roman" w:hAnsiTheme="majorBidi" w:cstheme="majorBidi"/>
          <w:color w:val="000000" w:themeColor="text1"/>
        </w:rPr>
        <w:t>’</w:t>
      </w:r>
      <w:r w:rsidRPr="00AC2E30">
        <w:rPr>
          <w:rFonts w:asciiTheme="majorBidi" w:eastAsia="Times New Roman" w:hAnsiTheme="majorBidi" w:cstheme="majorBidi"/>
          <w:color w:val="000000" w:themeColor="text1"/>
        </w:rPr>
        <w:t xml:space="preserve"> </w:t>
      </w:r>
      <w:r w:rsidR="007D6FC1" w:rsidRPr="00AC2E30">
        <w:rPr>
          <w:rFonts w:asciiTheme="majorBidi" w:eastAsia="Times New Roman" w:hAnsiTheme="majorBidi" w:cstheme="majorBidi"/>
          <w:color w:val="000000" w:themeColor="text1"/>
        </w:rPr>
        <w:t>t</w:t>
      </w:r>
      <w:r w:rsidR="002F2C0C" w:rsidRPr="00AC2E30">
        <w:rPr>
          <w:rFonts w:asciiTheme="majorBidi" w:eastAsia="Times New Roman" w:hAnsiTheme="majorBidi" w:cstheme="majorBidi"/>
          <w:color w:val="000000" w:themeColor="text1"/>
        </w:rPr>
        <w:t>o arrive at predictions</w:t>
      </w:r>
      <w:r w:rsidRPr="00AC2E30">
        <w:rPr>
          <w:rFonts w:asciiTheme="majorBidi" w:eastAsia="Times New Roman" w:hAnsiTheme="majorBidi" w:cstheme="majorBidi"/>
          <w:color w:val="000000" w:themeColor="text1"/>
        </w:rPr>
        <w:t>. The types of learning used by</w:t>
      </w:r>
      <w:r w:rsidR="001C4A56" w:rsidRPr="00AC2E30">
        <w:rPr>
          <w:rFonts w:asciiTheme="majorBidi" w:eastAsia="Times New Roman" w:hAnsiTheme="majorBidi" w:cstheme="majorBidi"/>
          <w:color w:val="000000" w:themeColor="text1"/>
        </w:rPr>
        <w:t xml:space="preserve"> ML algorithms</w:t>
      </w:r>
      <w:r w:rsidRPr="00AC2E30">
        <w:rPr>
          <w:rFonts w:asciiTheme="majorBidi" w:eastAsia="Times New Roman" w:hAnsiTheme="majorBidi" w:cstheme="majorBidi"/>
          <w:color w:val="000000" w:themeColor="text1"/>
        </w:rPr>
        <w:t xml:space="preserve"> can be divided into supervised and unsupervised learning</w:t>
      </w:r>
      <w:r w:rsidR="001B3A12" w:rsidRPr="00AC2E30">
        <w:rPr>
          <w:rFonts w:asciiTheme="majorBidi" w:eastAsia="Times New Roman" w:hAnsiTheme="majorBidi" w:cstheme="majorBidi"/>
          <w:color w:val="000000" w:themeColor="text1"/>
        </w:rPr>
        <w:t xml:space="preserve"> based on </w:t>
      </w:r>
      <w:r w:rsidR="001879DD" w:rsidRPr="00AC2E30">
        <w:rPr>
          <w:rFonts w:asciiTheme="majorBidi" w:eastAsia="Times New Roman" w:hAnsiTheme="majorBidi" w:cstheme="majorBidi"/>
          <w:color w:val="000000" w:themeColor="text1"/>
        </w:rPr>
        <w:t xml:space="preserve">the </w:t>
      </w:r>
      <w:r w:rsidR="001B3A12" w:rsidRPr="00AC2E30">
        <w:rPr>
          <w:rFonts w:asciiTheme="majorBidi" w:eastAsia="Times New Roman" w:hAnsiTheme="majorBidi" w:cstheme="majorBidi"/>
          <w:color w:val="000000" w:themeColor="text1"/>
        </w:rPr>
        <w:t>availability of labeled data</w:t>
      </w:r>
      <w:r w:rsidR="00A470ED" w:rsidRPr="00AC2E30">
        <w:rPr>
          <w:rFonts w:asciiTheme="majorBidi" w:eastAsia="Times New Roman" w:hAnsiTheme="majorBidi" w:cstheme="majorBidi"/>
          <w:color w:val="000000" w:themeColor="text1"/>
        </w:rPr>
        <w:t xml:space="preserve"> </w:t>
      </w:r>
      <w:r w:rsidR="00A470ED" w:rsidRPr="00AC2E30">
        <w:rPr>
          <w:rFonts w:asciiTheme="majorBidi" w:eastAsia="Times New Roman" w:hAnsiTheme="majorBidi" w:cstheme="majorBidi"/>
          <w:color w:val="000000" w:themeColor="text1"/>
        </w:rPr>
        <w:fldChar w:fldCharType="begin"/>
      </w:r>
      <w:r w:rsidR="00C87AFF">
        <w:rPr>
          <w:rFonts w:asciiTheme="majorBidi" w:eastAsia="Times New Roman" w:hAnsiTheme="majorBidi" w:cstheme="majorBidi"/>
          <w:color w:val="000000" w:themeColor="text1"/>
        </w:rPr>
        <w:instrText xml:space="preserve"> ADDIN EN.CITE &lt;EndNote&gt;&lt;Cite&gt;&lt;Author&gt;Deo&lt;/Author&gt;&lt;Year&gt;2015&lt;/Year&gt;&lt;RecNum&gt;4&lt;/RecNum&gt;&lt;DisplayText&gt;[4]&lt;/DisplayText&gt;&lt;record&gt;&lt;rec-number&gt;4&lt;/rec-number&gt;&lt;foreign-keys&gt;&lt;key app="EN" db-id="0wweseex702xe3efzzjpxpztt5tsw2xdwvdr" timestamp="1673083270"&gt;4&lt;/key&gt;&lt;/foreign-keys&gt;&lt;ref-type name="Journal Article"&gt;17&lt;/ref-type&gt;&lt;contributors&gt;&lt;authors&gt;&lt;author&gt;Deo, Rahul C&lt;/author&gt;&lt;/authors&gt;&lt;/contributors&gt;&lt;titles&gt;&lt;title&gt;Machine learning in medicine&lt;/title&gt;&lt;secondary-title&gt;Circulation&lt;/secondary-title&gt;&lt;/titles&gt;&lt;periodical&gt;&lt;full-title&gt;Circulation&lt;/full-title&gt;&lt;/periodical&gt;&lt;pages&gt;1920-1930&lt;/pages&gt;&lt;volume&gt;132&lt;/volume&gt;&lt;number&gt;20&lt;/number&gt;&lt;dates&gt;&lt;year&gt;2015&lt;/year&gt;&lt;/dates&gt;&lt;isbn&gt;0009-7322&lt;/isbn&gt;&lt;urls&gt;&lt;/urls&gt;&lt;/record&gt;&lt;/Cite&gt;&lt;/EndNote&gt;</w:instrText>
      </w:r>
      <w:r w:rsidR="00A470ED" w:rsidRPr="00AC2E30">
        <w:rPr>
          <w:rFonts w:asciiTheme="majorBidi" w:eastAsia="Times New Roman" w:hAnsiTheme="majorBidi" w:cstheme="majorBidi"/>
          <w:color w:val="000000" w:themeColor="text1"/>
        </w:rPr>
        <w:fldChar w:fldCharType="separate"/>
      </w:r>
      <w:r w:rsidR="0051523E">
        <w:rPr>
          <w:rFonts w:asciiTheme="majorBidi" w:eastAsia="Times New Roman" w:hAnsiTheme="majorBidi" w:cstheme="majorBidi"/>
          <w:noProof/>
          <w:color w:val="000000" w:themeColor="text1"/>
        </w:rPr>
        <w:t>[</w:t>
      </w:r>
      <w:hyperlink w:anchor="_ENREF_4" w:tooltip="Deo, 2015 #4" w:history="1">
        <w:r w:rsidR="00385798">
          <w:rPr>
            <w:rFonts w:asciiTheme="majorBidi" w:eastAsia="Times New Roman" w:hAnsiTheme="majorBidi" w:cstheme="majorBidi"/>
            <w:noProof/>
            <w:color w:val="000000" w:themeColor="text1"/>
          </w:rPr>
          <w:t>4</w:t>
        </w:r>
      </w:hyperlink>
      <w:r w:rsidR="0051523E">
        <w:rPr>
          <w:rFonts w:asciiTheme="majorBidi" w:eastAsia="Times New Roman" w:hAnsiTheme="majorBidi" w:cstheme="majorBidi"/>
          <w:noProof/>
          <w:color w:val="000000" w:themeColor="text1"/>
        </w:rPr>
        <w:t>]</w:t>
      </w:r>
      <w:r w:rsidR="00A470ED" w:rsidRPr="00AC2E30">
        <w:rPr>
          <w:rFonts w:asciiTheme="majorBidi" w:eastAsia="Times New Roman" w:hAnsiTheme="majorBidi" w:cstheme="majorBidi"/>
          <w:color w:val="000000" w:themeColor="text1"/>
        </w:rPr>
        <w:fldChar w:fldCharType="end"/>
      </w:r>
      <w:r w:rsidR="0078614B" w:rsidRPr="00AC2E30">
        <w:rPr>
          <w:rFonts w:asciiTheme="majorBidi" w:hAnsiTheme="majorBidi" w:cstheme="majorBidi"/>
          <w:color w:val="000000" w:themeColor="text1"/>
        </w:rPr>
        <w:t>.</w:t>
      </w:r>
      <w:r w:rsidRPr="00AC2E30">
        <w:rPr>
          <w:rFonts w:asciiTheme="majorBidi" w:eastAsia="Times New Roman" w:hAnsiTheme="majorBidi" w:cstheme="majorBidi"/>
          <w:color w:val="000000" w:themeColor="text1"/>
        </w:rPr>
        <w:t xml:space="preserve"> Deep </w:t>
      </w:r>
      <w:r w:rsidR="008724C6" w:rsidRPr="00AC2E30">
        <w:rPr>
          <w:rFonts w:asciiTheme="majorBidi" w:eastAsia="Times New Roman" w:hAnsiTheme="majorBidi" w:cstheme="majorBidi"/>
          <w:color w:val="000000" w:themeColor="text1"/>
        </w:rPr>
        <w:t>L</w:t>
      </w:r>
      <w:r w:rsidRPr="00AC2E30">
        <w:rPr>
          <w:rFonts w:asciiTheme="majorBidi" w:eastAsia="Times New Roman" w:hAnsiTheme="majorBidi" w:cstheme="majorBidi"/>
          <w:color w:val="000000" w:themeColor="text1"/>
        </w:rPr>
        <w:t>earning is a subset of ML</w:t>
      </w:r>
      <w:r w:rsidR="00F41DF9" w:rsidRPr="00AC2E30">
        <w:rPr>
          <w:rFonts w:asciiTheme="majorBidi" w:eastAsia="Times New Roman" w:hAnsiTheme="majorBidi" w:cstheme="majorBidi"/>
          <w:color w:val="000000" w:themeColor="text1"/>
        </w:rPr>
        <w:t xml:space="preserve"> and </w:t>
      </w:r>
      <w:r w:rsidRPr="00AC2E30">
        <w:rPr>
          <w:rFonts w:asciiTheme="majorBidi" w:eastAsia="Times New Roman" w:hAnsiTheme="majorBidi" w:cstheme="majorBidi"/>
          <w:color w:val="000000" w:themeColor="text1"/>
        </w:rPr>
        <w:t>us</w:t>
      </w:r>
      <w:r w:rsidR="00F41DF9" w:rsidRPr="00AC2E30">
        <w:rPr>
          <w:rFonts w:asciiTheme="majorBidi" w:eastAsia="Times New Roman" w:hAnsiTheme="majorBidi" w:cstheme="majorBidi"/>
          <w:color w:val="000000" w:themeColor="text1"/>
        </w:rPr>
        <w:t>es</w:t>
      </w:r>
      <w:r w:rsidRPr="00AC2E30">
        <w:rPr>
          <w:rFonts w:asciiTheme="majorBidi" w:eastAsia="Times New Roman" w:hAnsiTheme="majorBidi" w:cstheme="majorBidi"/>
          <w:color w:val="000000" w:themeColor="text1"/>
        </w:rPr>
        <w:t xml:space="preserve"> a </w:t>
      </w:r>
      <w:r w:rsidR="001837CB" w:rsidRPr="00AC2E30">
        <w:rPr>
          <w:rFonts w:asciiTheme="majorBidi" w:eastAsia="Times New Roman" w:hAnsiTheme="majorBidi" w:cstheme="majorBidi"/>
          <w:color w:val="000000" w:themeColor="text1"/>
        </w:rPr>
        <w:t>D</w:t>
      </w:r>
      <w:r w:rsidRPr="00AC2E30">
        <w:rPr>
          <w:rFonts w:asciiTheme="majorBidi" w:eastAsia="Times New Roman" w:hAnsiTheme="majorBidi" w:cstheme="majorBidi"/>
          <w:color w:val="000000" w:themeColor="text1"/>
        </w:rPr>
        <w:t xml:space="preserve">eep </w:t>
      </w:r>
      <w:r w:rsidR="001837CB" w:rsidRPr="00AC2E30">
        <w:rPr>
          <w:rFonts w:asciiTheme="majorBidi" w:eastAsia="Times New Roman" w:hAnsiTheme="majorBidi" w:cstheme="majorBidi"/>
          <w:color w:val="000000" w:themeColor="text1"/>
        </w:rPr>
        <w:t>N</w:t>
      </w:r>
      <w:r w:rsidRPr="00AC2E30">
        <w:rPr>
          <w:rFonts w:asciiTheme="majorBidi" w:eastAsia="Times New Roman" w:hAnsiTheme="majorBidi" w:cstheme="majorBidi"/>
          <w:color w:val="000000" w:themeColor="text1"/>
        </w:rPr>
        <w:t xml:space="preserve">eural </w:t>
      </w:r>
      <w:r w:rsidR="001837CB" w:rsidRPr="00AC2E30">
        <w:rPr>
          <w:rFonts w:asciiTheme="majorBidi" w:eastAsia="Times New Roman" w:hAnsiTheme="majorBidi" w:cstheme="majorBidi"/>
          <w:color w:val="000000" w:themeColor="text1"/>
        </w:rPr>
        <w:t>N</w:t>
      </w:r>
      <w:r w:rsidRPr="00AC2E30">
        <w:rPr>
          <w:rFonts w:asciiTheme="majorBidi" w:eastAsia="Times New Roman" w:hAnsiTheme="majorBidi" w:cstheme="majorBidi"/>
          <w:color w:val="000000" w:themeColor="text1"/>
        </w:rPr>
        <w:t xml:space="preserve">etwork (DNN) with </w:t>
      </w:r>
      <w:r w:rsidR="001F5582" w:rsidRPr="00AC2E30">
        <w:rPr>
          <w:rFonts w:asciiTheme="majorBidi" w:eastAsia="Times New Roman" w:hAnsiTheme="majorBidi" w:cstheme="majorBidi"/>
          <w:color w:val="000000" w:themeColor="text1"/>
        </w:rPr>
        <w:t xml:space="preserve">layered </w:t>
      </w:r>
      <w:r w:rsidRPr="00AC2E30">
        <w:rPr>
          <w:rFonts w:asciiTheme="majorBidi" w:eastAsia="Times New Roman" w:hAnsiTheme="majorBidi" w:cstheme="majorBidi"/>
          <w:color w:val="000000" w:themeColor="text1"/>
        </w:rPr>
        <w:t>calculations</w:t>
      </w:r>
      <w:r w:rsidR="001F5582" w:rsidRPr="00AC2E30">
        <w:rPr>
          <w:rFonts w:asciiTheme="majorBidi" w:eastAsia="Times New Roman" w:hAnsiTheme="majorBidi" w:cstheme="majorBidi"/>
          <w:color w:val="000000" w:themeColor="text1"/>
        </w:rPr>
        <w:t xml:space="preserve"> in an attempt to </w:t>
      </w:r>
      <w:r w:rsidRPr="00AC2E30">
        <w:rPr>
          <w:rFonts w:asciiTheme="majorBidi" w:eastAsia="Times New Roman" w:hAnsiTheme="majorBidi" w:cstheme="majorBidi"/>
          <w:color w:val="000000" w:themeColor="text1"/>
        </w:rPr>
        <w:t xml:space="preserve">mimic the human brain in data processing. </w:t>
      </w:r>
      <w:r w:rsidR="0044395C" w:rsidRPr="00AC2E30">
        <w:rPr>
          <w:rFonts w:asciiTheme="majorBidi" w:eastAsia="Times New Roman" w:hAnsiTheme="majorBidi" w:cstheme="majorBidi"/>
          <w:color w:val="000000" w:themeColor="text1"/>
        </w:rPr>
        <w:t xml:space="preserve">DNNs </w:t>
      </w:r>
      <w:r w:rsidRPr="00AC2E30">
        <w:rPr>
          <w:rFonts w:asciiTheme="majorBidi" w:eastAsia="Times New Roman" w:hAnsiTheme="majorBidi" w:cstheme="majorBidi"/>
          <w:color w:val="000000" w:themeColor="text1"/>
        </w:rPr>
        <w:t xml:space="preserve">are </w:t>
      </w:r>
      <w:r w:rsidR="00272820" w:rsidRPr="00AC2E30">
        <w:rPr>
          <w:rFonts w:asciiTheme="majorBidi" w:eastAsia="Times New Roman" w:hAnsiTheme="majorBidi" w:cstheme="majorBidi"/>
          <w:color w:val="000000" w:themeColor="text1"/>
        </w:rPr>
        <w:lastRenderedPageBreak/>
        <w:t>composed</w:t>
      </w:r>
      <w:r w:rsidRPr="00AC2E30">
        <w:rPr>
          <w:rFonts w:asciiTheme="majorBidi" w:eastAsia="Times New Roman" w:hAnsiTheme="majorBidi" w:cstheme="majorBidi"/>
          <w:color w:val="000000" w:themeColor="text1"/>
        </w:rPr>
        <w:t xml:space="preserve"> of three main layers</w:t>
      </w:r>
      <w:r w:rsidR="00F33AEB" w:rsidRPr="00AC2E30">
        <w:rPr>
          <w:rFonts w:asciiTheme="majorBidi" w:eastAsia="Times New Roman" w:hAnsiTheme="majorBidi" w:cstheme="majorBidi"/>
          <w:color w:val="000000" w:themeColor="text1"/>
        </w:rPr>
        <w:t>:</w:t>
      </w:r>
      <w:r w:rsidRPr="00AC2E30">
        <w:rPr>
          <w:rFonts w:asciiTheme="majorBidi" w:eastAsia="Times New Roman" w:hAnsiTheme="majorBidi" w:cstheme="majorBidi"/>
          <w:color w:val="000000" w:themeColor="text1"/>
        </w:rPr>
        <w:t xml:space="preserve"> </w:t>
      </w:r>
      <w:r w:rsidR="00272820" w:rsidRPr="00AC2E30">
        <w:rPr>
          <w:rFonts w:asciiTheme="majorBidi" w:eastAsia="Times New Roman" w:hAnsiTheme="majorBidi" w:cstheme="majorBidi"/>
          <w:color w:val="000000" w:themeColor="text1"/>
        </w:rPr>
        <w:t>the i</w:t>
      </w:r>
      <w:r w:rsidRPr="00AC2E30">
        <w:rPr>
          <w:rFonts w:asciiTheme="majorBidi" w:eastAsia="Times New Roman" w:hAnsiTheme="majorBidi" w:cstheme="majorBidi"/>
          <w:color w:val="000000" w:themeColor="text1"/>
        </w:rPr>
        <w:t xml:space="preserve">nput </w:t>
      </w:r>
      <w:r w:rsidR="00861F02" w:rsidRPr="00AC2E30">
        <w:rPr>
          <w:rFonts w:asciiTheme="majorBidi" w:eastAsia="Times New Roman" w:hAnsiTheme="majorBidi" w:cstheme="majorBidi"/>
          <w:color w:val="000000" w:themeColor="text1"/>
        </w:rPr>
        <w:t>layer</w:t>
      </w:r>
      <w:r w:rsidRPr="00AC2E30">
        <w:rPr>
          <w:rFonts w:asciiTheme="majorBidi" w:eastAsia="Times New Roman" w:hAnsiTheme="majorBidi" w:cstheme="majorBidi"/>
          <w:color w:val="000000" w:themeColor="text1"/>
        </w:rPr>
        <w:t xml:space="preserve"> receives input</w:t>
      </w:r>
      <w:r w:rsidR="00272820" w:rsidRPr="00AC2E30">
        <w:rPr>
          <w:rFonts w:asciiTheme="majorBidi" w:eastAsia="Times New Roman" w:hAnsiTheme="majorBidi" w:cstheme="majorBidi"/>
          <w:color w:val="000000" w:themeColor="text1"/>
        </w:rPr>
        <w:t>, the h</w:t>
      </w:r>
      <w:r w:rsidRPr="00AC2E30">
        <w:rPr>
          <w:rFonts w:asciiTheme="majorBidi" w:eastAsia="Times New Roman" w:hAnsiTheme="majorBidi" w:cstheme="majorBidi"/>
          <w:color w:val="000000" w:themeColor="text1"/>
        </w:rPr>
        <w:t>idden layer</w:t>
      </w:r>
      <w:r w:rsidR="00272820" w:rsidRPr="00AC2E30">
        <w:rPr>
          <w:rFonts w:asciiTheme="majorBidi" w:eastAsia="Times New Roman" w:hAnsiTheme="majorBidi" w:cstheme="majorBidi"/>
          <w:color w:val="000000" w:themeColor="text1"/>
        </w:rPr>
        <w:t xml:space="preserve"> (</w:t>
      </w:r>
      <w:r w:rsidR="0044395C" w:rsidRPr="00AC2E30">
        <w:rPr>
          <w:rFonts w:asciiTheme="majorBidi" w:eastAsia="Times New Roman" w:hAnsiTheme="majorBidi" w:cstheme="majorBidi"/>
          <w:color w:val="000000" w:themeColor="text1"/>
        </w:rPr>
        <w:t xml:space="preserve">or </w:t>
      </w:r>
      <w:r w:rsidR="00272820" w:rsidRPr="00AC2E30">
        <w:rPr>
          <w:rFonts w:asciiTheme="majorBidi" w:eastAsia="Times New Roman" w:hAnsiTheme="majorBidi" w:cstheme="majorBidi"/>
          <w:color w:val="000000" w:themeColor="text1"/>
        </w:rPr>
        <w:t xml:space="preserve">layers) </w:t>
      </w:r>
      <w:r w:rsidR="005D1AC7" w:rsidRPr="00AC2E30">
        <w:rPr>
          <w:rFonts w:asciiTheme="majorBidi" w:eastAsia="Times New Roman" w:hAnsiTheme="majorBidi" w:cstheme="majorBidi"/>
          <w:color w:val="000000" w:themeColor="text1"/>
        </w:rPr>
        <w:t>performs</w:t>
      </w:r>
      <w:r w:rsidRPr="00AC2E30">
        <w:rPr>
          <w:rFonts w:asciiTheme="majorBidi" w:eastAsia="Times New Roman" w:hAnsiTheme="majorBidi" w:cstheme="majorBidi"/>
          <w:color w:val="000000" w:themeColor="text1"/>
        </w:rPr>
        <w:t xml:space="preserve"> calculations on </w:t>
      </w:r>
      <w:r w:rsidR="00272820" w:rsidRPr="00AC2E30">
        <w:rPr>
          <w:rFonts w:asciiTheme="majorBidi" w:eastAsia="Times New Roman" w:hAnsiTheme="majorBidi" w:cstheme="majorBidi"/>
          <w:color w:val="000000" w:themeColor="text1"/>
        </w:rPr>
        <w:t>data from the input layer, and</w:t>
      </w:r>
      <w:r w:rsidR="00272820" w:rsidRPr="00AC2E30" w:rsidDel="00272820">
        <w:rPr>
          <w:rFonts w:asciiTheme="majorBidi" w:eastAsia="Times New Roman" w:hAnsiTheme="majorBidi" w:cstheme="majorBidi"/>
          <w:color w:val="000000" w:themeColor="text1"/>
        </w:rPr>
        <w:t xml:space="preserve"> </w:t>
      </w:r>
      <w:r w:rsidR="00272820" w:rsidRPr="00AC2E30">
        <w:rPr>
          <w:rFonts w:asciiTheme="majorBidi" w:eastAsia="Times New Roman" w:hAnsiTheme="majorBidi" w:cstheme="majorBidi"/>
          <w:color w:val="000000" w:themeColor="text1"/>
        </w:rPr>
        <w:t>the o</w:t>
      </w:r>
      <w:r w:rsidRPr="00AC2E30">
        <w:rPr>
          <w:rFonts w:asciiTheme="majorBidi" w:eastAsia="Times New Roman" w:hAnsiTheme="majorBidi" w:cstheme="majorBidi"/>
          <w:color w:val="000000" w:themeColor="text1"/>
        </w:rPr>
        <w:t>utput layer</w:t>
      </w:r>
      <w:r w:rsidR="00272820" w:rsidRPr="00AC2E30">
        <w:rPr>
          <w:rFonts w:asciiTheme="majorBidi" w:eastAsia="Times New Roman" w:hAnsiTheme="majorBidi" w:cstheme="majorBidi"/>
          <w:color w:val="000000" w:themeColor="text1"/>
        </w:rPr>
        <w:t xml:space="preserve"> outputs </w:t>
      </w:r>
      <w:r w:rsidRPr="00AC2E30">
        <w:rPr>
          <w:rFonts w:asciiTheme="majorBidi" w:eastAsia="Times New Roman" w:hAnsiTheme="majorBidi" w:cstheme="majorBidi"/>
          <w:color w:val="000000" w:themeColor="text1"/>
        </w:rPr>
        <w:t xml:space="preserve">information </w:t>
      </w:r>
      <w:r w:rsidR="00272820" w:rsidRPr="00AC2E30">
        <w:rPr>
          <w:rFonts w:asciiTheme="majorBidi" w:eastAsia="Times New Roman" w:hAnsiTheme="majorBidi" w:cstheme="majorBidi"/>
          <w:color w:val="000000" w:themeColor="text1"/>
        </w:rPr>
        <w:t xml:space="preserve">from </w:t>
      </w:r>
      <w:r w:rsidRPr="00AC2E30">
        <w:rPr>
          <w:rFonts w:asciiTheme="majorBidi" w:eastAsia="Times New Roman" w:hAnsiTheme="majorBidi" w:cstheme="majorBidi"/>
          <w:color w:val="000000" w:themeColor="text1"/>
        </w:rPr>
        <w:t>the hidden layer.</w:t>
      </w:r>
      <w:r w:rsidR="0044395C" w:rsidRPr="00AC2E30">
        <w:rPr>
          <w:rFonts w:asciiTheme="majorBidi" w:eastAsia="Times New Roman" w:hAnsiTheme="majorBidi" w:cstheme="majorBidi"/>
          <w:color w:val="000000" w:themeColor="text1"/>
        </w:rPr>
        <w:t xml:space="preserve"> Deep Learning particularly excels where a large data volume is best suited for classification tasks similar to our study</w:t>
      </w:r>
      <w:r w:rsidR="00C576E6" w:rsidRPr="00AC2E30">
        <w:rPr>
          <w:rFonts w:asciiTheme="majorBidi" w:eastAsia="Times New Roman" w:hAnsiTheme="majorBidi" w:cstheme="majorBidi"/>
          <w:color w:val="000000" w:themeColor="text1"/>
        </w:rPr>
        <w:t xml:space="preserve"> </w:t>
      </w:r>
      <w:r w:rsidR="00C576E6" w:rsidRPr="00AC2E30">
        <w:rPr>
          <w:rFonts w:asciiTheme="majorBidi" w:eastAsia="Times New Roman" w:hAnsiTheme="majorBidi" w:cstheme="majorBidi"/>
          <w:color w:val="000000" w:themeColor="text1"/>
        </w:rPr>
        <w:fldChar w:fldCharType="begin"/>
      </w:r>
      <w:r w:rsidR="00AD5B45">
        <w:rPr>
          <w:rFonts w:asciiTheme="majorBidi" w:eastAsia="Times New Roman" w:hAnsiTheme="majorBidi" w:cstheme="majorBidi"/>
          <w:color w:val="000000" w:themeColor="text1"/>
        </w:rPr>
        <w:instrText xml:space="preserve"> ADDIN EN.CITE &lt;EndNote&gt;&lt;Cite&gt;&lt;Author&gt;El-Mahelawi&lt;/Author&gt;&lt;Year&gt;2020&lt;/Year&gt;&lt;RecNum&gt;</w:instrText>
      </w:r>
      <w:r w:rsidR="00AD5B45">
        <w:rPr>
          <w:rFonts w:asciiTheme="majorBidi" w:eastAsia="Times New Roman" w:hAnsiTheme="majorBidi" w:cstheme="majorBidi"/>
          <w:color w:val="000000" w:themeColor="text1"/>
        </w:rPr>
        <w:instrText>5</w:instrText>
      </w:r>
      <w:r w:rsidR="00AD5B45">
        <w:rPr>
          <w:rFonts w:asciiTheme="majorBidi" w:eastAsia="Times New Roman" w:hAnsiTheme="majorBidi" w:cstheme="majorBidi"/>
          <w:color w:val="000000" w:themeColor="text1"/>
        </w:rPr>
        <w:instrText>&lt;/RecNum&gt;&lt;DisplayText&gt;[5]&lt;/DisplayText&gt;&lt;record&gt;&lt;rec-number&gt;</w:instrText>
      </w:r>
      <w:r w:rsidR="00AD5B45">
        <w:rPr>
          <w:rFonts w:asciiTheme="majorBidi" w:eastAsia="Times New Roman" w:hAnsiTheme="majorBidi" w:cstheme="majorBidi"/>
          <w:color w:val="000000" w:themeColor="text1"/>
        </w:rPr>
        <w:instrText>5</w:instrText>
      </w:r>
      <w:r w:rsidR="00AD5B45">
        <w:rPr>
          <w:rFonts w:asciiTheme="majorBidi" w:eastAsia="Times New Roman" w:hAnsiTheme="majorBidi" w:cstheme="majorBidi"/>
          <w:color w:val="000000" w:themeColor="text1"/>
        </w:rPr>
        <w:instrText>&lt;/rec-number&gt;&lt;foreign-keys&gt;&lt;key app="EN" db-id="</w:instrText>
      </w:r>
      <w:r w:rsidR="00AD5B45">
        <w:rPr>
          <w:rFonts w:asciiTheme="majorBidi" w:eastAsia="Times New Roman" w:hAnsiTheme="majorBidi" w:cstheme="majorBidi"/>
          <w:color w:val="000000" w:themeColor="text1"/>
        </w:rPr>
        <w:instrText>0wweseex702xe3efzzjpxpztt5tsw2xdwvdr</w:instrText>
      </w:r>
      <w:r w:rsidR="00AD5B45">
        <w:rPr>
          <w:rFonts w:asciiTheme="majorBidi" w:eastAsia="Times New Roman" w:hAnsiTheme="majorBidi" w:cstheme="majorBidi"/>
          <w:color w:val="000000" w:themeColor="text1"/>
        </w:rPr>
        <w:instrText>" timestamp="</w:instrText>
      </w:r>
      <w:r w:rsidR="00AD5B45">
        <w:rPr>
          <w:rFonts w:asciiTheme="majorBidi" w:eastAsia="Times New Roman" w:hAnsiTheme="majorBidi" w:cstheme="majorBidi"/>
          <w:color w:val="000000" w:themeColor="text1"/>
        </w:rPr>
        <w:instrText>1673083270"&gt;5</w:instrText>
      </w:r>
      <w:r w:rsidR="00AD5B45">
        <w:rPr>
          <w:rFonts w:asciiTheme="majorBidi" w:eastAsia="Times New Roman" w:hAnsiTheme="majorBidi" w:cstheme="majorBidi"/>
          <w:color w:val="000000" w:themeColor="text1"/>
        </w:rPr>
        <w:instrText>&lt;/key&gt;&lt;/foreign-keys&gt;&lt;ref-type name="Journal Article"&gt;17&lt;/ref-type&gt;&lt;contributors&gt;&lt;authors&gt;&lt;author&gt;El-Mahelawi, Jamal Khamis&lt;/author&gt;&lt;author&gt;Abu-Daqah, Jinan Usama&lt;/author&gt;&lt;author&gt;Abu-Latifa, Rasha Ibrahim&lt;/author&gt;&lt;author&gt;Abu-Nasser, Bassem S&lt;/author&gt;&lt;author&gt;Abu-Naser, Samy S&lt;/author&gt;&lt;/authors&gt;&lt;/contributors&gt;&lt;titles&gt;&lt;title&gt;Tumor Classification Using Artificial Neural Networks&lt;/title&gt;&lt;secondary-title&gt;International Journal of Academic Engineering Research (IJAER)&lt;/secondary-title&gt;&lt;/titles&gt;&lt;periodical&gt;&lt;full-title&gt;International Journal of Academic Engineering Research (IJAER)&lt;/full-title&gt;&lt;/periodical&gt;&lt;</w:instrText>
      </w:r>
      <w:r w:rsidR="00AD5B45">
        <w:rPr>
          <w:rFonts w:asciiTheme="majorBidi" w:eastAsia="Times New Roman" w:hAnsiTheme="majorBidi" w:cstheme="majorBidi"/>
          <w:color w:val="000000" w:themeColor="text1"/>
        </w:rPr>
        <w:instrText>pages&gt;8-15&lt;/pages&gt;&lt;</w:instrText>
      </w:r>
      <w:r w:rsidR="00AD5B45">
        <w:rPr>
          <w:rFonts w:asciiTheme="majorBidi" w:eastAsia="Times New Roman" w:hAnsiTheme="majorBidi" w:cstheme="majorBidi"/>
          <w:color w:val="000000" w:themeColor="text1"/>
        </w:rPr>
        <w:instrText>volume&gt;4&lt;/volume&gt;&lt;number&gt;11&lt;/number&gt;&lt;dates&gt;&lt;year&gt;2020&lt;/year&gt;&lt;/dates&gt;&lt;urls&gt;&lt;/urls&gt;&lt;/record&gt;&lt;/Cite&gt;&lt;/EndNote&gt;</w:instrText>
      </w:r>
      <w:r w:rsidR="00C576E6" w:rsidRPr="00AC2E30">
        <w:rPr>
          <w:rFonts w:asciiTheme="majorBidi" w:eastAsia="Times New Roman" w:hAnsiTheme="majorBidi" w:cstheme="majorBidi"/>
          <w:color w:val="000000" w:themeColor="text1"/>
        </w:rPr>
        <w:fldChar w:fldCharType="separate"/>
      </w:r>
      <w:r w:rsidR="0051523E">
        <w:rPr>
          <w:rFonts w:asciiTheme="majorBidi" w:eastAsia="Times New Roman" w:hAnsiTheme="majorBidi" w:cstheme="majorBidi"/>
          <w:noProof/>
          <w:color w:val="000000" w:themeColor="text1"/>
        </w:rPr>
        <w:t>[</w:t>
      </w:r>
      <w:hyperlink w:anchor="_ENREF_5" w:tooltip="El-Mahelawi, 2020 #5" w:history="1">
        <w:r w:rsidR="00385798">
          <w:rPr>
            <w:rFonts w:asciiTheme="majorBidi" w:eastAsia="Times New Roman" w:hAnsiTheme="majorBidi" w:cstheme="majorBidi"/>
            <w:noProof/>
            <w:color w:val="000000" w:themeColor="text1"/>
          </w:rPr>
          <w:t>5</w:t>
        </w:r>
      </w:hyperlink>
      <w:r w:rsidR="0051523E">
        <w:rPr>
          <w:rFonts w:asciiTheme="majorBidi" w:eastAsia="Times New Roman" w:hAnsiTheme="majorBidi" w:cstheme="majorBidi"/>
          <w:noProof/>
          <w:color w:val="000000" w:themeColor="text1"/>
        </w:rPr>
        <w:t>]</w:t>
      </w:r>
      <w:r w:rsidR="00C576E6" w:rsidRPr="00AC2E30">
        <w:rPr>
          <w:rFonts w:asciiTheme="majorBidi" w:eastAsia="Times New Roman" w:hAnsiTheme="majorBidi" w:cstheme="majorBidi"/>
          <w:color w:val="000000" w:themeColor="text1"/>
        </w:rPr>
        <w:fldChar w:fldCharType="end"/>
      </w:r>
      <w:r w:rsidR="0044395C" w:rsidRPr="00AC2E30">
        <w:rPr>
          <w:rFonts w:asciiTheme="majorBidi" w:eastAsia="Times New Roman" w:hAnsiTheme="majorBidi" w:cstheme="majorBidi"/>
          <w:color w:val="000000" w:themeColor="text1"/>
        </w:rPr>
        <w:t>.</w:t>
      </w:r>
    </w:p>
    <w:p w14:paraId="035FCB0A" w14:textId="43A1892B" w:rsidR="00467024" w:rsidRPr="00AC2E30" w:rsidRDefault="00F41DF9" w:rsidP="00385798">
      <w:pPr>
        <w:pStyle w:val="Default"/>
        <w:spacing w:line="480" w:lineRule="auto"/>
        <w:ind w:firstLine="720"/>
        <w:jc w:val="both"/>
        <w:rPr>
          <w:rFonts w:asciiTheme="majorBidi" w:eastAsia="Times New Roman" w:hAnsiTheme="majorBidi" w:cstheme="majorBidi"/>
          <w:color w:val="000000" w:themeColor="text1"/>
        </w:rPr>
      </w:pPr>
      <w:r w:rsidRPr="00AC2E30">
        <w:rPr>
          <w:rFonts w:asciiTheme="majorBidi" w:eastAsia="Times New Roman" w:hAnsiTheme="majorBidi" w:cstheme="majorBidi"/>
          <w:color w:val="000000" w:themeColor="text1"/>
        </w:rPr>
        <w:t xml:space="preserve">While clinical </w:t>
      </w:r>
      <w:r w:rsidR="00076408" w:rsidRPr="00AC2E30">
        <w:rPr>
          <w:rFonts w:asciiTheme="majorBidi" w:eastAsia="Times New Roman" w:hAnsiTheme="majorBidi" w:cstheme="majorBidi"/>
          <w:color w:val="000000" w:themeColor="text1"/>
        </w:rPr>
        <w:t>application</w:t>
      </w:r>
      <w:r w:rsidR="0044395C" w:rsidRPr="00AC2E30">
        <w:rPr>
          <w:rFonts w:asciiTheme="majorBidi" w:eastAsia="Times New Roman" w:hAnsiTheme="majorBidi" w:cstheme="majorBidi"/>
          <w:color w:val="000000" w:themeColor="text1"/>
        </w:rPr>
        <w:t>s</w:t>
      </w:r>
      <w:r w:rsidR="00076408" w:rsidRPr="00AC2E30">
        <w:rPr>
          <w:rFonts w:asciiTheme="majorBidi" w:eastAsia="Times New Roman" w:hAnsiTheme="majorBidi" w:cstheme="majorBidi"/>
          <w:color w:val="000000" w:themeColor="text1"/>
        </w:rPr>
        <w:t xml:space="preserve"> of </w:t>
      </w:r>
      <w:r w:rsidRPr="00AC2E30">
        <w:rPr>
          <w:rFonts w:asciiTheme="majorBidi" w:hAnsiTheme="majorBidi" w:cstheme="majorBidi"/>
          <w:color w:val="000000" w:themeColor="text1"/>
        </w:rPr>
        <w:t xml:space="preserve">ML </w:t>
      </w:r>
      <w:r w:rsidR="0044395C" w:rsidRPr="00AC2E30">
        <w:rPr>
          <w:rFonts w:asciiTheme="majorBidi" w:hAnsiTheme="majorBidi" w:cstheme="majorBidi"/>
          <w:color w:val="000000" w:themeColor="text1"/>
        </w:rPr>
        <w:t>are</w:t>
      </w:r>
      <w:r w:rsidR="008724C6" w:rsidRPr="00AC2E30">
        <w:rPr>
          <w:rFonts w:asciiTheme="majorBidi" w:hAnsiTheme="majorBidi" w:cstheme="majorBidi"/>
          <w:color w:val="000000" w:themeColor="text1"/>
        </w:rPr>
        <w:t xml:space="preserve"> still nascent</w:t>
      </w:r>
      <w:r w:rsidRPr="00AC2E30">
        <w:rPr>
          <w:rFonts w:asciiTheme="majorBidi" w:hAnsiTheme="majorBidi" w:cstheme="majorBidi"/>
          <w:color w:val="000000" w:themeColor="text1"/>
        </w:rPr>
        <w:t xml:space="preserve">, </w:t>
      </w:r>
      <w:r w:rsidR="009D4ED4" w:rsidRPr="00AC2E30">
        <w:rPr>
          <w:rFonts w:asciiTheme="majorBidi" w:hAnsiTheme="majorBidi" w:cstheme="majorBidi"/>
          <w:color w:val="000000" w:themeColor="text1"/>
        </w:rPr>
        <w:t xml:space="preserve">ML </w:t>
      </w:r>
      <w:r w:rsidRPr="00AC2E30">
        <w:rPr>
          <w:rFonts w:asciiTheme="majorBidi" w:hAnsiTheme="majorBidi" w:cstheme="majorBidi"/>
          <w:color w:val="000000" w:themeColor="text1"/>
        </w:rPr>
        <w:t xml:space="preserve">has already </w:t>
      </w:r>
      <w:r w:rsidR="0021435D" w:rsidRPr="00AC2E30">
        <w:rPr>
          <w:rFonts w:asciiTheme="majorBidi" w:hAnsiTheme="majorBidi" w:cstheme="majorBidi"/>
          <w:color w:val="000000" w:themeColor="text1"/>
        </w:rPr>
        <w:t xml:space="preserve">been used in </w:t>
      </w:r>
      <w:r w:rsidRPr="00AC2E30">
        <w:rPr>
          <w:rFonts w:asciiTheme="majorBidi" w:hAnsiTheme="majorBidi" w:cstheme="majorBidi"/>
          <w:color w:val="000000" w:themeColor="text1"/>
        </w:rPr>
        <w:t>varied application</w:t>
      </w:r>
      <w:r w:rsidR="001837CB"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including patient risk stratification, Alzheimer’s disease</w:t>
      </w:r>
      <w:r w:rsidR="00EA61B9" w:rsidRPr="00AC2E30">
        <w:rPr>
          <w:rFonts w:asciiTheme="majorBidi" w:hAnsiTheme="majorBidi" w:cstheme="majorBidi"/>
          <w:color w:val="000000" w:themeColor="text1"/>
        </w:rPr>
        <w:t xml:space="preserve"> detection</w:t>
      </w:r>
      <w:r w:rsidRPr="00AC2E30">
        <w:rPr>
          <w:rFonts w:asciiTheme="majorBidi" w:hAnsiTheme="majorBidi" w:cstheme="majorBidi"/>
          <w:color w:val="000000" w:themeColor="text1"/>
        </w:rPr>
        <w:t xml:space="preserve">, </w:t>
      </w:r>
      <w:r w:rsidR="00EA61B9" w:rsidRPr="00AC2E30">
        <w:rPr>
          <w:rFonts w:asciiTheme="majorBidi" w:hAnsiTheme="majorBidi" w:cstheme="majorBidi"/>
          <w:color w:val="000000" w:themeColor="text1"/>
        </w:rPr>
        <w:t xml:space="preserve">echocardiogram </w:t>
      </w:r>
      <w:r w:rsidRPr="00AC2E30">
        <w:rPr>
          <w:rFonts w:asciiTheme="majorBidi" w:hAnsiTheme="majorBidi" w:cstheme="majorBidi"/>
          <w:color w:val="000000" w:themeColor="text1"/>
        </w:rPr>
        <w:t>analysis, interpretation of physiologic data, and many other exploratory applications</w:t>
      </w:r>
      <w:r w:rsidR="00EC7049" w:rsidRPr="00AC2E30">
        <w:rPr>
          <w:rFonts w:asciiTheme="majorBidi" w:hAnsiTheme="majorBidi" w:cstheme="majorBidi"/>
          <w:color w:val="000000" w:themeColor="text1"/>
        </w:rPr>
        <w:t xml:space="preserve"> </w:t>
      </w:r>
      <w:del w:id="7" w:author="Author">
        <w:r w:rsidR="00913CFE" w:rsidRPr="00AC2E30">
          <w:rPr>
            <w:rFonts w:asciiTheme="majorBidi" w:hAnsiTheme="majorBidi" w:cstheme="majorBidi"/>
            <w:color w:val="000000" w:themeColor="text1"/>
          </w:rPr>
          <w:fldChar w:fldCharType="begin">
            <w:fldData xml:space="preserve">PEVuZE5vdGU+PENpdGU+PEF1dGhvcj5DaGFuZzwvQXV0aG9yPjxZZWFyPjIwMTk8L1llYXI+PFJl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==
</w:fldData>
          </w:fldChar>
        </w:r>
        <w:r w:rsidR="00661131">
          <w:rPr>
            <w:rFonts w:asciiTheme="majorBidi" w:hAnsiTheme="majorBidi" w:cstheme="majorBidi"/>
            <w:color w:val="000000" w:themeColor="text1"/>
          </w:rPr>
          <w:delInstrText xml:space="preserve"> ADDIN EN.CITE </w:delInstrText>
        </w:r>
        <w:r w:rsidR="00661131">
          <w:rPr>
            <w:rFonts w:asciiTheme="majorBidi" w:hAnsiTheme="majorBidi" w:cstheme="majorBidi"/>
            <w:color w:val="000000" w:themeColor="text1"/>
          </w:rPr>
          <w:fldChar w:fldCharType="begin">
            <w:fldData xml:space="preserve">PEVuZE5vdGU+PENpdGU+PEF1dGhvcj5DaGFuZzwvQXV0aG9yPjxZZWFyPjIwMTk8L1llYXI+PFJl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==
</w:fldData>
          </w:fldChar>
        </w:r>
        <w:r w:rsidR="00661131">
          <w:rPr>
            <w:rFonts w:asciiTheme="majorBidi" w:hAnsiTheme="majorBidi" w:cstheme="majorBidi"/>
            <w:color w:val="000000" w:themeColor="text1"/>
          </w:rPr>
          <w:delInstrText xml:space="preserve"> ADDIN EN.CITE.DATA </w:delInstrText>
        </w:r>
        <w:r w:rsidR="00661131">
          <w:rPr>
            <w:rFonts w:asciiTheme="majorBidi" w:hAnsiTheme="majorBidi" w:cstheme="majorBidi"/>
            <w:color w:val="000000" w:themeColor="text1"/>
          </w:rPr>
        </w:r>
        <w:r w:rsidR="00661131">
          <w:rPr>
            <w:rFonts w:asciiTheme="majorBidi" w:hAnsiTheme="majorBidi" w:cstheme="majorBidi"/>
            <w:color w:val="000000" w:themeColor="text1"/>
          </w:rPr>
          <w:fldChar w:fldCharType="end"/>
        </w:r>
        <w:r w:rsidR="00913CFE"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"_ENREF_6" \o "Chang, 2019 #6"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6-10</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913CFE" w:rsidRPr="00AC2E30">
          <w:rPr>
            <w:rFonts w:asciiTheme="majorBidi" w:hAnsiTheme="majorBidi" w:cstheme="majorBidi"/>
            <w:color w:val="000000" w:themeColor="text1"/>
          </w:rPr>
          <w:fldChar w:fldCharType="end"/>
        </w:r>
        <w:r w:rsidR="00913CFE" w:rsidRPr="00AC2E30">
          <w:rPr>
            <w:rFonts w:asciiTheme="majorBidi" w:hAnsiTheme="majorBidi" w:cstheme="majorBidi"/>
            <w:color w:val="000000" w:themeColor="text1"/>
          </w:rPr>
          <w:delText>.</w:delText>
        </w:r>
      </w:del>
      <w:ins w:id="8" w:author="Author">
        <w:r w:rsidR="00913CFE" w:rsidRPr="00AC2E30">
          <w:rPr>
            <w:rFonts w:asciiTheme="majorBidi" w:hAnsiTheme="majorBidi" w:cstheme="majorBidi"/>
            <w:color w:val="000000" w:themeColor="text1"/>
          </w:rPr>
          <w:fldChar w:fldCharType="begin">
            <w:fldData xml:space="preserve">PEVuZE5vdGU+PENpdGU+PEF1dGhvcj5DaGFuZzwvQXV0aG9yPjxZZWFyPjIwMTk8L1llYXI+PFJl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</w:fldData>
          </w:fldChar>
        </w:r>
        <w:r w:rsidR="00AD5B45">
          <w:rPr>
            <w:rFonts w:asciiTheme="majorBidi" w:hAnsiTheme="majorBidi" w:cstheme="majorBidi"/>
            <w:color w:val="000000" w:themeColor="text1"/>
          </w:rPr>
          <w:instrText xml:space="preserve"> ADDIN EN.CITE </w:instrText>
        </w:r>
        <w:r w:rsidR="00AD5B45">
          <w:rPr>
            <w:rFonts w:asciiTheme="majorBidi" w:hAnsiTheme="majorBidi" w:cstheme="majorBidi"/>
            <w:color w:val="000000" w:themeColor="text1"/>
          </w:rPr>
          <w:fldChar w:fldCharType="begin">
            <w:fldData xml:space="preserve">PEVuZE5vdGU+PENpdGU+PEF1dGhvcj5DaGFuZzwvQXV0aG9yPjxZZWFyPjIwMTk8L1llYXI+PFJl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</w:fldData>
          </w:fldChar>
        </w:r>
        <w:r w:rsidR="00AD5B45">
          <w:rPr>
            <w:rFonts w:asciiTheme="majorBidi" w:hAnsiTheme="majorBidi" w:cstheme="majorBidi"/>
            <w:color w:val="000000" w:themeColor="text1"/>
          </w:rPr>
          <w:instrText xml:space="preserve"> ADDIN EN.CITE.DATA </w:instrText>
        </w:r>
        <w:r w:rsidR="00AD5B45">
          <w:rPr>
            <w:rFonts w:asciiTheme="majorBidi" w:hAnsiTheme="majorBidi" w:cstheme="majorBidi"/>
            <w:color w:val="000000" w:themeColor="text1"/>
          </w:rPr>
        </w:r>
        <w:r w:rsidR="00AD5B45">
          <w:rPr>
            <w:rFonts w:asciiTheme="majorBidi" w:hAnsiTheme="majorBidi" w:cstheme="majorBidi"/>
            <w:color w:val="000000" w:themeColor="text1"/>
          </w:rPr>
          <w:fldChar w:fldCharType="end"/>
        </w:r>
        <w:r w:rsidR="00913CFE" w:rsidRPr="00AC2E30">
          <w:rPr>
            <w:rFonts w:asciiTheme="majorBidi" w:hAnsiTheme="majorBidi" w:cstheme="majorBidi"/>
            <w:color w:val="000000" w:themeColor="text1"/>
          </w:rPr>
        </w:r>
        <w:r w:rsidR="00913CFE"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"_ENREF_6" \o "Chang, 2019 #6"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6-10</w:t>
        </w:r>
        <w:r w:rsidR="00385798">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t>]</w:t>
        </w:r>
        <w:r w:rsidR="00913CFE" w:rsidRPr="00AC2E30">
          <w:rPr>
            <w:rFonts w:asciiTheme="majorBidi" w:hAnsiTheme="majorBidi" w:cstheme="majorBidi"/>
            <w:color w:val="000000" w:themeColor="text1"/>
          </w:rPr>
          <w:fldChar w:fldCharType="end"/>
        </w:r>
        <w:r w:rsidR="00913CFE" w:rsidRPr="00AC2E30">
          <w:rPr>
            <w:rFonts w:asciiTheme="majorBidi" w:hAnsiTheme="majorBidi" w:cstheme="majorBidi"/>
            <w:color w:val="000000" w:themeColor="text1"/>
          </w:rPr>
          <w:t>.</w:t>
        </w:r>
      </w:ins>
      <w:r w:rsidRPr="00AC2E30">
        <w:rPr>
          <w:rFonts w:asciiTheme="majorBidi" w:eastAsiaTheme="minorHAnsi" w:hAnsiTheme="majorBidi" w:cstheme="majorBidi"/>
          <w:color w:val="000000" w:themeColor="text1"/>
        </w:rPr>
        <w:t xml:space="preserve"> </w:t>
      </w:r>
      <w:r w:rsidR="00886CD3" w:rsidRPr="00AC2E30">
        <w:rPr>
          <w:rFonts w:asciiTheme="majorBidi" w:eastAsia="Times New Roman" w:hAnsiTheme="majorBidi" w:cstheme="majorBidi"/>
          <w:color w:val="000000" w:themeColor="text1"/>
        </w:rPr>
        <w:t>I</w:t>
      </w:r>
      <w:r w:rsidR="003A067A" w:rsidRPr="00AC2E30">
        <w:rPr>
          <w:rFonts w:asciiTheme="majorBidi" w:eastAsia="Times New Roman" w:hAnsiTheme="majorBidi" w:cstheme="majorBidi"/>
          <w:color w:val="000000" w:themeColor="text1"/>
        </w:rPr>
        <w:t xml:space="preserve">n medical toxicology, few studies have used </w:t>
      </w:r>
      <w:r w:rsidR="00FB1A38" w:rsidRPr="00AC2E30">
        <w:rPr>
          <w:rFonts w:asciiTheme="majorBidi" w:eastAsia="Times New Roman" w:hAnsiTheme="majorBidi" w:cstheme="majorBidi"/>
          <w:color w:val="000000" w:themeColor="text1"/>
        </w:rPr>
        <w:t>DNN</w:t>
      </w:r>
      <w:r w:rsidR="005C33AC" w:rsidRPr="00AC2E30">
        <w:rPr>
          <w:rFonts w:asciiTheme="majorBidi" w:eastAsia="Times New Roman" w:hAnsiTheme="majorBidi" w:cstheme="majorBidi"/>
          <w:color w:val="000000" w:themeColor="text1"/>
        </w:rPr>
        <w:t>s</w:t>
      </w:r>
      <w:r w:rsidR="00FB1A38" w:rsidRPr="00AC2E30">
        <w:rPr>
          <w:rFonts w:asciiTheme="majorBidi" w:eastAsia="Times New Roman" w:hAnsiTheme="majorBidi" w:cstheme="majorBidi"/>
          <w:color w:val="000000" w:themeColor="text1"/>
        </w:rPr>
        <w:t xml:space="preserve"> </w:t>
      </w:r>
      <w:r w:rsidR="003A067A" w:rsidRPr="00AC2E30">
        <w:rPr>
          <w:rFonts w:asciiTheme="majorBidi" w:eastAsia="Times New Roman" w:hAnsiTheme="majorBidi" w:cstheme="majorBidi"/>
          <w:color w:val="000000" w:themeColor="text1"/>
        </w:rPr>
        <w:t>on national poisoning data to identify the cause of poisoning</w:t>
      </w:r>
      <w:r w:rsidR="00EC7049" w:rsidRPr="00AC2E30">
        <w:rPr>
          <w:rFonts w:asciiTheme="majorBidi" w:eastAsia="Times New Roman" w:hAnsiTheme="majorBidi" w:cstheme="majorBidi"/>
          <w:color w:val="000000" w:themeColor="text1"/>
        </w:rPr>
        <w:t xml:space="preserve"> </w:t>
      </w:r>
      <w:del w:id="9" w:author="Author">
        <w:r w:rsidR="00913CFE" w:rsidRPr="00AC2E30">
          <w:rPr>
            <w:rFonts w:asciiTheme="majorBidi" w:eastAsia="Times New Roman" w:hAnsiTheme="majorBidi" w:cstheme="majorBidi"/>
            <w:color w:val="000000" w:themeColor="text1"/>
          </w:rPr>
          <w:fldChar w:fldCharType="begin">
            <w:fldData xml:space="preserve">PEVuZE5vdGU+PENpdGU+PEF1dGhvcj5DaGFyeTwvQXV0aG9yPjxZZWFyPjIwMjE8L1llYXI+PFJl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</w:fldData>
          </w:fldChar>
        </w:r>
        <w:r w:rsidR="00661131">
          <w:rPr>
            <w:rFonts w:asciiTheme="majorBidi" w:eastAsia="Times New Roman" w:hAnsiTheme="majorBidi" w:cstheme="majorBidi"/>
            <w:color w:val="000000" w:themeColor="text1"/>
          </w:rPr>
          <w:delInstrText xml:space="preserve"> ADDIN EN.CITE </w:delInstrText>
        </w:r>
        <w:r w:rsidR="00661131">
          <w:rPr>
            <w:rFonts w:asciiTheme="majorBidi" w:eastAsia="Times New Roman" w:hAnsiTheme="majorBidi" w:cstheme="majorBidi"/>
            <w:color w:val="000000" w:themeColor="text1"/>
          </w:rPr>
          <w:fldChar w:fldCharType="begin">
            <w:fldData xml:space="preserve">PEVuZE5vdGU+PENpdGU+PEF1dGhvcj5DaGFyeTwvQXV0aG9yPjxZZWFyPjIwMjE8L1llYXI+PFJl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</w:fldData>
          </w:fldChar>
        </w:r>
        <w:r w:rsidR="00661131">
          <w:rPr>
            <w:rFonts w:asciiTheme="majorBidi" w:eastAsia="Times New Roman" w:hAnsiTheme="majorBidi" w:cstheme="majorBidi"/>
            <w:color w:val="000000" w:themeColor="text1"/>
          </w:rPr>
          <w:delInstrText xml:space="preserve"> ADDIN EN.CITE.DATA </w:delInstrText>
        </w:r>
        <w:r w:rsidR="00661131">
          <w:rPr>
            <w:rFonts w:asciiTheme="majorBidi" w:eastAsia="Times New Roman" w:hAnsiTheme="majorBidi" w:cstheme="majorBidi"/>
            <w:color w:val="000000" w:themeColor="text1"/>
          </w:rPr>
        </w:r>
        <w:r w:rsidR="00661131">
          <w:rPr>
            <w:rFonts w:asciiTheme="majorBidi" w:eastAsia="Times New Roman" w:hAnsiTheme="majorBidi" w:cstheme="majorBidi"/>
            <w:color w:val="000000" w:themeColor="text1"/>
          </w:rPr>
          <w:fldChar w:fldCharType="end"/>
        </w:r>
        <w:r w:rsidR="00913CFE" w:rsidRPr="00AC2E30">
          <w:rPr>
            <w:rFonts w:asciiTheme="majorBidi" w:eastAsia="Times New Roman" w:hAnsiTheme="majorBidi" w:cstheme="majorBidi"/>
            <w:color w:val="000000" w:themeColor="text1"/>
          </w:rPr>
          <w:fldChar w:fldCharType="separate"/>
        </w:r>
        <w:r w:rsidR="0051523E">
          <w:rPr>
            <w:rFonts w:asciiTheme="majorBidi" w:eastAsia="Times New Roman" w:hAnsiTheme="majorBidi" w:cstheme="majorBidi"/>
            <w:noProof/>
            <w:color w:val="000000" w:themeColor="text1"/>
          </w:rPr>
          <w:delText>[</w:delText>
        </w:r>
        <w:r w:rsidR="00D55946">
          <w:rPr>
            <w:rFonts w:asciiTheme="majorBidi" w:eastAsia="Times New Roman" w:hAnsiTheme="majorBidi" w:cstheme="majorBidi"/>
            <w:noProof/>
            <w:color w:val="000000" w:themeColor="text1"/>
          </w:rPr>
          <w:fldChar w:fldCharType="begin"/>
        </w:r>
        <w:r w:rsidR="00D55946">
          <w:rPr>
            <w:rFonts w:asciiTheme="majorBidi" w:eastAsia="Times New Roman" w:hAnsiTheme="majorBidi" w:cstheme="majorBidi"/>
            <w:noProof/>
            <w:color w:val="000000" w:themeColor="text1"/>
          </w:rPr>
          <w:delInstrText xml:space="preserve"> HYPERLINK \l "_ENREF_11" \o "Chary, 2021 #33" </w:delInstrText>
        </w:r>
        <w:r w:rsidR="00D55946">
          <w:rPr>
            <w:rFonts w:asciiTheme="majorBidi" w:eastAsia="Times New Roman" w:hAnsiTheme="majorBidi" w:cstheme="majorBidi"/>
            <w:noProof/>
            <w:color w:val="000000" w:themeColor="text1"/>
          </w:rPr>
        </w:r>
        <w:r w:rsidR="00D55946">
          <w:rPr>
            <w:rFonts w:asciiTheme="majorBidi" w:eastAsia="Times New Roman" w:hAnsiTheme="majorBidi" w:cstheme="majorBidi"/>
            <w:noProof/>
            <w:color w:val="000000" w:themeColor="text1"/>
          </w:rPr>
          <w:fldChar w:fldCharType="separate"/>
        </w:r>
        <w:r w:rsidR="00D55946">
          <w:rPr>
            <w:rFonts w:asciiTheme="majorBidi" w:eastAsia="Times New Roman" w:hAnsiTheme="majorBidi" w:cstheme="majorBidi"/>
            <w:noProof/>
            <w:color w:val="000000" w:themeColor="text1"/>
          </w:rPr>
          <w:delText>11-15</w:delText>
        </w:r>
        <w:r w:rsidR="00D55946">
          <w:rPr>
            <w:rFonts w:asciiTheme="majorBidi" w:eastAsia="Times New Roman" w:hAnsiTheme="majorBidi" w:cstheme="majorBidi"/>
            <w:noProof/>
            <w:color w:val="000000" w:themeColor="text1"/>
          </w:rPr>
          <w:fldChar w:fldCharType="end"/>
        </w:r>
        <w:r w:rsidR="0051523E">
          <w:rPr>
            <w:rFonts w:asciiTheme="majorBidi" w:eastAsia="Times New Roman" w:hAnsiTheme="majorBidi" w:cstheme="majorBidi"/>
            <w:noProof/>
            <w:color w:val="000000" w:themeColor="text1"/>
          </w:rPr>
          <w:delText>]</w:delText>
        </w:r>
        <w:r w:rsidR="00913CFE" w:rsidRPr="00AC2E30">
          <w:rPr>
            <w:rFonts w:asciiTheme="majorBidi" w:eastAsia="Times New Roman" w:hAnsiTheme="majorBidi" w:cstheme="majorBidi"/>
            <w:color w:val="000000" w:themeColor="text1"/>
          </w:rPr>
          <w:fldChar w:fldCharType="end"/>
        </w:r>
        <w:r w:rsidR="00913CFE" w:rsidRPr="00AC2E30">
          <w:rPr>
            <w:rFonts w:asciiTheme="majorBidi" w:eastAsia="Times New Roman" w:hAnsiTheme="majorBidi" w:cstheme="majorBidi"/>
            <w:color w:val="000000" w:themeColor="text1"/>
          </w:rPr>
          <w:delText>.</w:delText>
        </w:r>
      </w:del>
      <w:ins w:id="10" w:author="Author">
        <w:r w:rsidR="00913CFE" w:rsidRPr="00AC2E30">
          <w:rPr>
            <w:rFonts w:asciiTheme="majorBidi" w:eastAsia="Times New Roman" w:hAnsiTheme="majorBidi" w:cstheme="majorBidi"/>
            <w:color w:val="000000" w:themeColor="text1"/>
          </w:rPr>
          <w:fldChar w:fldCharType="begin">
            <w:fldData xml:space="preserve">PEVuZE5vdGU+PENpdGU+PEF1dGhvcj5DaGFyeTwvQXV0aG9yPjxZZWFyPjIwMjE8L1llYXI+PFJl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</w:fldData>
          </w:fldChar>
        </w:r>
        <w:r w:rsidR="00AD5B45">
          <w:rPr>
            <w:rFonts w:asciiTheme="majorBidi" w:eastAsia="Times New Roman" w:hAnsiTheme="majorBidi" w:cstheme="majorBidi"/>
            <w:color w:val="000000" w:themeColor="text1"/>
          </w:rPr>
          <w:instrText xml:space="preserve"> ADDIN EN.CITE </w:instrText>
        </w:r>
        <w:r w:rsidR="00AD5B45">
          <w:rPr>
            <w:rFonts w:asciiTheme="majorBidi" w:eastAsia="Times New Roman" w:hAnsiTheme="majorBidi" w:cstheme="majorBidi"/>
            <w:color w:val="000000" w:themeColor="text1"/>
          </w:rPr>
          <w:fldChar w:fldCharType="begin">
            <w:fldData xml:space="preserve">PEVuZE5vdGU+PENpdGU+PEF1dGhvcj5DaGFyeTwvQXV0aG9yPjxZZWFyPjIwMjE8L1llYXI+PFJl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</w:fldData>
          </w:fldChar>
        </w:r>
        <w:r w:rsidR="00AD5B45">
          <w:rPr>
            <w:rFonts w:asciiTheme="majorBidi" w:eastAsia="Times New Roman" w:hAnsiTheme="majorBidi" w:cstheme="majorBidi"/>
            <w:color w:val="000000" w:themeColor="text1"/>
          </w:rPr>
          <w:instrText xml:space="preserve"> ADDIN EN.CITE.DATA </w:instrText>
        </w:r>
        <w:r w:rsidR="00AD5B45">
          <w:rPr>
            <w:rFonts w:asciiTheme="majorBidi" w:eastAsia="Times New Roman" w:hAnsiTheme="majorBidi" w:cstheme="majorBidi"/>
            <w:color w:val="000000" w:themeColor="text1"/>
          </w:rPr>
        </w:r>
        <w:r w:rsidR="00AD5B45">
          <w:rPr>
            <w:rFonts w:asciiTheme="majorBidi" w:eastAsia="Times New Roman" w:hAnsiTheme="majorBidi" w:cstheme="majorBidi"/>
            <w:color w:val="000000" w:themeColor="text1"/>
          </w:rPr>
          <w:fldChar w:fldCharType="end"/>
        </w:r>
        <w:r w:rsidR="00913CFE" w:rsidRPr="00AC2E30">
          <w:rPr>
            <w:rFonts w:asciiTheme="majorBidi" w:eastAsia="Times New Roman" w:hAnsiTheme="majorBidi" w:cstheme="majorBidi"/>
            <w:color w:val="000000" w:themeColor="text1"/>
          </w:rPr>
        </w:r>
        <w:r w:rsidR="00913CFE" w:rsidRPr="00AC2E30">
          <w:rPr>
            <w:rFonts w:asciiTheme="majorBidi" w:eastAsia="Times New Roman" w:hAnsiTheme="majorBidi" w:cstheme="majorBidi"/>
            <w:color w:val="000000" w:themeColor="text1"/>
          </w:rPr>
          <w:fldChar w:fldCharType="separate"/>
        </w:r>
        <w:r w:rsidR="0051523E">
          <w:rPr>
            <w:rFonts w:asciiTheme="majorBidi" w:eastAsia="Times New Roman" w:hAnsiTheme="majorBidi" w:cstheme="majorBidi"/>
            <w:noProof/>
            <w:color w:val="000000" w:themeColor="text1"/>
          </w:rPr>
          <w:t>[</w:t>
        </w:r>
        <w:r w:rsidR="00385798">
          <w:rPr>
            <w:rFonts w:asciiTheme="majorBidi" w:eastAsia="Times New Roman" w:hAnsiTheme="majorBidi" w:cstheme="majorBidi"/>
            <w:noProof/>
            <w:color w:val="000000" w:themeColor="text1"/>
          </w:rPr>
          <w:fldChar w:fldCharType="begin"/>
        </w:r>
        <w:r w:rsidR="00385798">
          <w:rPr>
            <w:rFonts w:asciiTheme="majorBidi" w:eastAsia="Times New Roman" w:hAnsiTheme="majorBidi" w:cstheme="majorBidi"/>
            <w:noProof/>
            <w:color w:val="000000" w:themeColor="text1"/>
          </w:rPr>
          <w:instrText xml:space="preserve"> HYPERLINK \l "_ENREF_11" \o "Chary, 2021 #11" </w:instrText>
        </w:r>
        <w:r w:rsidR="00385798">
          <w:rPr>
            <w:rFonts w:asciiTheme="majorBidi" w:eastAsia="Times New Roman" w:hAnsiTheme="majorBidi" w:cstheme="majorBidi"/>
            <w:noProof/>
            <w:color w:val="000000" w:themeColor="text1"/>
          </w:rPr>
        </w:r>
        <w:r w:rsidR="00385798">
          <w:rPr>
            <w:rFonts w:asciiTheme="majorBidi" w:eastAsia="Times New Roman" w:hAnsiTheme="majorBidi" w:cstheme="majorBidi"/>
            <w:noProof/>
            <w:color w:val="000000" w:themeColor="text1"/>
          </w:rPr>
          <w:fldChar w:fldCharType="separate"/>
        </w:r>
        <w:r w:rsidR="00385798">
          <w:rPr>
            <w:rFonts w:asciiTheme="majorBidi" w:eastAsia="Times New Roman" w:hAnsiTheme="majorBidi" w:cstheme="majorBidi"/>
            <w:noProof/>
            <w:color w:val="000000" w:themeColor="text1"/>
          </w:rPr>
          <w:t>11-15</w:t>
        </w:r>
        <w:r w:rsidR="00385798">
          <w:rPr>
            <w:rFonts w:asciiTheme="majorBidi" w:eastAsia="Times New Roman" w:hAnsiTheme="majorBidi" w:cstheme="majorBidi"/>
            <w:noProof/>
            <w:color w:val="000000" w:themeColor="text1"/>
          </w:rPr>
          <w:fldChar w:fldCharType="end"/>
        </w:r>
        <w:r w:rsidR="0051523E">
          <w:rPr>
            <w:rFonts w:asciiTheme="majorBidi" w:eastAsia="Times New Roman" w:hAnsiTheme="majorBidi" w:cstheme="majorBidi"/>
            <w:noProof/>
            <w:color w:val="000000" w:themeColor="text1"/>
          </w:rPr>
          <w:t>]</w:t>
        </w:r>
        <w:r w:rsidR="00913CFE" w:rsidRPr="00AC2E30">
          <w:rPr>
            <w:rFonts w:asciiTheme="majorBidi" w:eastAsia="Times New Roman" w:hAnsiTheme="majorBidi" w:cstheme="majorBidi"/>
            <w:color w:val="000000" w:themeColor="text1"/>
          </w:rPr>
          <w:fldChar w:fldCharType="end"/>
        </w:r>
        <w:r w:rsidR="00913CFE" w:rsidRPr="00AC2E30">
          <w:rPr>
            <w:rFonts w:asciiTheme="majorBidi" w:eastAsia="Times New Roman" w:hAnsiTheme="majorBidi" w:cstheme="majorBidi"/>
            <w:color w:val="000000" w:themeColor="text1"/>
          </w:rPr>
          <w:t>.</w:t>
        </w:r>
      </w:ins>
      <w:r w:rsidR="002E7FB4" w:rsidRPr="00AC2E30">
        <w:rPr>
          <w:rFonts w:asciiTheme="majorBidi" w:eastAsia="Times New Roman" w:hAnsiTheme="majorBidi" w:cstheme="majorBidi"/>
          <w:color w:val="000000" w:themeColor="text1"/>
        </w:rPr>
        <w:t xml:space="preserve"> </w:t>
      </w:r>
      <w:r w:rsidR="003A067A" w:rsidRPr="00AC2E30">
        <w:rPr>
          <w:rFonts w:asciiTheme="majorBidi" w:eastAsia="Times New Roman" w:hAnsiTheme="majorBidi" w:cstheme="majorBidi"/>
          <w:color w:val="000000" w:themeColor="text1"/>
        </w:rPr>
        <w:t xml:space="preserve">The primary aim of this pilot study was to develop a </w:t>
      </w:r>
      <w:r w:rsidR="00FB1A38" w:rsidRPr="00AC2E30">
        <w:rPr>
          <w:rFonts w:asciiTheme="majorBidi" w:eastAsia="Times New Roman" w:hAnsiTheme="majorBidi" w:cstheme="majorBidi"/>
          <w:color w:val="000000" w:themeColor="text1"/>
        </w:rPr>
        <w:t xml:space="preserve">DNN </w:t>
      </w:r>
      <w:r w:rsidR="003A067A" w:rsidRPr="00AC2E30">
        <w:rPr>
          <w:rFonts w:asciiTheme="majorBidi" w:eastAsia="Times New Roman" w:hAnsiTheme="majorBidi" w:cstheme="majorBidi"/>
          <w:color w:val="000000" w:themeColor="text1"/>
        </w:rPr>
        <w:t xml:space="preserve">that predicts the most probable agent a poisoned patient has been exposed to among </w:t>
      </w:r>
      <w:r w:rsidR="00125997" w:rsidRPr="00AC2E30">
        <w:rPr>
          <w:rFonts w:asciiTheme="majorBidi" w:eastAsia="Times New Roman" w:hAnsiTheme="majorBidi" w:cstheme="majorBidi"/>
          <w:color w:val="000000" w:themeColor="text1"/>
        </w:rPr>
        <w:t>eight</w:t>
      </w:r>
      <w:r w:rsidR="003A067A" w:rsidRPr="00AC2E30">
        <w:rPr>
          <w:rFonts w:asciiTheme="majorBidi" w:eastAsia="Times New Roman" w:hAnsiTheme="majorBidi" w:cstheme="majorBidi"/>
          <w:color w:val="000000" w:themeColor="text1"/>
        </w:rPr>
        <w:t xml:space="preserve"> </w:t>
      </w:r>
      <w:r w:rsidR="009D4ED4" w:rsidRPr="00AC2E30">
        <w:rPr>
          <w:rFonts w:asciiTheme="majorBidi" w:eastAsia="Times New Roman" w:hAnsiTheme="majorBidi" w:cstheme="majorBidi"/>
          <w:color w:val="000000" w:themeColor="text1"/>
        </w:rPr>
        <w:t xml:space="preserve">possible </w:t>
      </w:r>
      <w:r w:rsidR="003A067A" w:rsidRPr="00AC2E30">
        <w:rPr>
          <w:rFonts w:asciiTheme="majorBidi" w:eastAsia="Times New Roman" w:hAnsiTheme="majorBidi" w:cstheme="majorBidi"/>
          <w:color w:val="000000" w:themeColor="text1"/>
        </w:rPr>
        <w:t>drugs</w:t>
      </w:r>
      <w:r w:rsidR="003A067A" w:rsidRPr="00AC2E30">
        <w:rPr>
          <w:rFonts w:asciiTheme="majorBidi" w:hAnsiTheme="majorBidi" w:cstheme="majorBidi"/>
          <w:color w:val="000000" w:themeColor="text1"/>
        </w:rPr>
        <w:t xml:space="preserve"> </w:t>
      </w:r>
      <w:r w:rsidR="003A067A" w:rsidRPr="00AC2E30">
        <w:rPr>
          <w:rFonts w:asciiTheme="majorBidi" w:eastAsia="Times New Roman" w:hAnsiTheme="majorBidi" w:cstheme="majorBidi"/>
          <w:color w:val="000000" w:themeColor="text1"/>
        </w:rPr>
        <w:t>based on clinical features (i.e., signs and symptoms). Due to the complexity of polysubstance exposures, this study focused on single-agent exposures.</w:t>
      </w:r>
    </w:p>
    <w:p w14:paraId="0DF17BFC" w14:textId="77777777" w:rsidR="00A12F14" w:rsidRPr="00AC2E30" w:rsidRDefault="00A12F14" w:rsidP="00032B47">
      <w:pPr>
        <w:spacing w:line="480" w:lineRule="auto"/>
        <w:ind w:right="1180"/>
        <w:jc w:val="both"/>
        <w:rPr>
          <w:rFonts w:asciiTheme="majorBidi" w:hAnsiTheme="majorBidi" w:cstheme="majorBidi"/>
          <w:b/>
          <w:bCs/>
          <w:color w:val="000000" w:themeColor="text1"/>
        </w:rPr>
      </w:pPr>
    </w:p>
    <w:p w14:paraId="0CFCF842" w14:textId="66384414" w:rsidR="00467024" w:rsidRPr="00AC2E30" w:rsidRDefault="00810309" w:rsidP="00032B47">
      <w:pPr>
        <w:spacing w:line="480" w:lineRule="auto"/>
        <w:ind w:right="1180"/>
        <w:jc w:val="both"/>
        <w:rPr>
          <w:rFonts w:asciiTheme="majorBidi" w:hAnsiTheme="majorBidi" w:cstheme="majorBidi"/>
          <w:b/>
          <w:bCs/>
          <w:color w:val="000000" w:themeColor="text1"/>
        </w:rPr>
      </w:pPr>
      <w:ins w:id="11" w:author="Author">
        <w:r>
          <w:rPr>
            <w:rFonts w:asciiTheme="majorBidi" w:hAnsiTheme="majorBidi" w:cstheme="majorBidi"/>
            <w:b/>
            <w:bCs/>
            <w:color w:val="000000" w:themeColor="text1"/>
          </w:rPr>
          <w:t xml:space="preserve">2. </w:t>
        </w:r>
      </w:ins>
      <w:r w:rsidR="003A067A" w:rsidRPr="00AC2E30">
        <w:rPr>
          <w:rFonts w:asciiTheme="majorBidi" w:hAnsiTheme="majorBidi" w:cstheme="majorBidi"/>
          <w:b/>
          <w:bCs/>
          <w:color w:val="000000" w:themeColor="text1"/>
        </w:rPr>
        <w:t>Methods</w:t>
      </w:r>
    </w:p>
    <w:p w14:paraId="5FCCA33D" w14:textId="73EFADEF" w:rsidR="00467024" w:rsidRPr="00AC2E30" w:rsidRDefault="003A067A" w:rsidP="004B72DC">
      <w:pPr>
        <w:spacing w:line="480" w:lineRule="auto"/>
        <w:ind w:firstLine="720"/>
        <w:jc w:val="both"/>
        <w:rPr>
          <w:rFonts w:asciiTheme="majorBidi" w:hAnsiTheme="majorBidi" w:cstheme="majorBidi"/>
        </w:rPr>
      </w:pPr>
      <w:r w:rsidRPr="00AC2E30">
        <w:rPr>
          <w:rFonts w:asciiTheme="majorBidi" w:hAnsiTheme="majorBidi" w:cstheme="majorBidi"/>
          <w:color w:val="000000" w:themeColor="text1"/>
        </w:rPr>
        <w:t xml:space="preserve">The National Poison Data System (NPDS) collects call data from </w:t>
      </w:r>
      <w:r w:rsidR="00380F01" w:rsidRPr="00AC2E30">
        <w:rPr>
          <w:rFonts w:asciiTheme="majorBidi" w:hAnsiTheme="majorBidi" w:cstheme="majorBidi"/>
          <w:color w:val="000000" w:themeColor="text1"/>
        </w:rPr>
        <w:t xml:space="preserve">all </w:t>
      </w:r>
      <w:r w:rsidRPr="00AC2E30">
        <w:rPr>
          <w:rFonts w:asciiTheme="majorBidi" w:hAnsiTheme="majorBidi" w:cstheme="majorBidi"/>
          <w:color w:val="000000" w:themeColor="text1"/>
        </w:rPr>
        <w:t>regional poison ce</w:t>
      </w:r>
      <w:r w:rsidRPr="00AC2E30">
        <w:rPr>
          <w:rFonts w:asciiTheme="majorBidi" w:hAnsiTheme="majorBidi" w:cstheme="majorBidi"/>
          <w:color w:val="000000" w:themeColor="text1"/>
        </w:rPr>
        <w:t>n</w:t>
      </w:r>
      <w:r w:rsidRPr="00AC2E30">
        <w:rPr>
          <w:rFonts w:asciiTheme="majorBidi" w:hAnsiTheme="majorBidi" w:cstheme="majorBidi"/>
          <w:color w:val="000000" w:themeColor="text1"/>
        </w:rPr>
        <w:t xml:space="preserve">ters in the United States. </w:t>
      </w:r>
      <w:ins w:id="12" w:author="Author">
        <w:r w:rsidR="00354745" w:rsidRPr="00354745">
          <w:rPr>
            <w:rFonts w:asciiTheme="majorBidi" w:hAnsiTheme="majorBidi" w:cstheme="majorBidi"/>
            <w:color w:val="000000" w:themeColor="text1"/>
          </w:rPr>
          <w:t>This study was formally exempted by the Colorado Multiple Instit</w:t>
        </w:r>
        <w:r w:rsidR="00354745" w:rsidRPr="00354745">
          <w:rPr>
            <w:rFonts w:asciiTheme="majorBidi" w:hAnsiTheme="majorBidi" w:cstheme="majorBidi"/>
            <w:color w:val="000000" w:themeColor="text1"/>
          </w:rPr>
          <w:t>u</w:t>
        </w:r>
        <w:r w:rsidR="00354745" w:rsidRPr="00354745">
          <w:rPr>
            <w:rFonts w:asciiTheme="majorBidi" w:hAnsiTheme="majorBidi" w:cstheme="majorBidi"/>
            <w:color w:val="000000" w:themeColor="text1"/>
          </w:rPr>
          <w:t>tional Review Board (COMIRB#: 22-1088).</w:t>
        </w:r>
        <w:r w:rsidR="00354745">
          <w:rPr>
            <w:rFonts w:asciiTheme="majorBidi" w:hAnsiTheme="majorBidi" w:cstheme="majorBidi"/>
            <w:color w:val="000000" w:themeColor="text1"/>
          </w:rPr>
          <w:t xml:space="preserve"> </w:t>
        </w:r>
      </w:ins>
      <w:r w:rsidR="0056705E" w:rsidRPr="00AC2E30">
        <w:rPr>
          <w:rFonts w:asciiTheme="majorBidi" w:hAnsiTheme="majorBidi" w:cstheme="majorBidi"/>
          <w:color w:val="000000" w:themeColor="text1"/>
        </w:rPr>
        <w:t xml:space="preserve">De-identified </w:t>
      </w:r>
      <w:r w:rsidRPr="00AC2E30">
        <w:rPr>
          <w:rFonts w:asciiTheme="majorBidi" w:hAnsiTheme="majorBidi" w:cstheme="majorBidi"/>
          <w:color w:val="000000" w:themeColor="text1"/>
        </w:rPr>
        <w:t>NPDS data were queried from 2014 through 2018 for exposures in patients</w:t>
      </w:r>
      <w:r w:rsidR="00380F01" w:rsidRPr="00AC2E30">
        <w:rPr>
          <w:rFonts w:asciiTheme="majorBidi" w:hAnsiTheme="majorBidi" w:cstheme="majorBidi"/>
          <w:color w:val="000000" w:themeColor="text1"/>
        </w:rPr>
        <w:t xml:space="preserve"> aged</w:t>
      </w:r>
      <w:r w:rsidRPr="00AC2E30">
        <w:rPr>
          <w:rFonts w:asciiTheme="majorBidi" w:hAnsiTheme="majorBidi" w:cstheme="majorBidi"/>
          <w:color w:val="000000" w:themeColor="text1"/>
        </w:rPr>
        <w:t xml:space="preserve"> 0-89 years for </w:t>
      </w:r>
      <w:r w:rsidR="00125997" w:rsidRPr="00AC2E30">
        <w:rPr>
          <w:rFonts w:asciiTheme="majorBidi" w:hAnsiTheme="majorBidi" w:cstheme="majorBidi"/>
          <w:color w:val="000000" w:themeColor="text1"/>
        </w:rPr>
        <w:t>eight</w:t>
      </w:r>
      <w:r w:rsidRPr="00AC2E30">
        <w:rPr>
          <w:rFonts w:asciiTheme="majorBidi" w:hAnsiTheme="majorBidi" w:cstheme="majorBidi"/>
          <w:color w:val="000000" w:themeColor="text1"/>
        </w:rPr>
        <w:t xml:space="preserve"> single-agent poisonings </w:t>
      </w:r>
      <w:r w:rsidR="004B72DC" w:rsidRPr="00AC2E30">
        <w:rPr>
          <w:rFonts w:asciiTheme="majorBidi" w:hAnsiTheme="majorBidi" w:cstheme="majorBidi"/>
          <w:color w:val="000000" w:themeColor="text1"/>
        </w:rPr>
        <w:t>(acet</w:t>
      </w:r>
      <w:r w:rsidR="004B72DC" w:rsidRPr="00AC2E30">
        <w:rPr>
          <w:rFonts w:asciiTheme="majorBidi" w:hAnsiTheme="majorBidi" w:cstheme="majorBidi"/>
          <w:color w:val="000000" w:themeColor="text1"/>
        </w:rPr>
        <w:t>a</w:t>
      </w:r>
      <w:r w:rsidR="004B72DC" w:rsidRPr="00AC2E30">
        <w:rPr>
          <w:rFonts w:asciiTheme="majorBidi" w:hAnsiTheme="majorBidi" w:cstheme="majorBidi"/>
          <w:color w:val="000000" w:themeColor="text1"/>
        </w:rPr>
        <w:t>minophen, diphenh</w:t>
      </w:r>
      <w:r w:rsidR="004B72DC" w:rsidRPr="00AC2E30">
        <w:rPr>
          <w:rFonts w:asciiTheme="majorBidi" w:hAnsiTheme="majorBidi" w:cstheme="majorBidi"/>
          <w:color w:val="000000" w:themeColor="text1"/>
        </w:rPr>
        <w:t>y</w:t>
      </w:r>
      <w:r w:rsidR="004B72DC" w:rsidRPr="00AC2E30">
        <w:rPr>
          <w:rFonts w:asciiTheme="majorBidi" w:hAnsiTheme="majorBidi" w:cstheme="majorBidi"/>
          <w:color w:val="000000" w:themeColor="text1"/>
        </w:rPr>
        <w:t>dramine, aspirin, calcium channel blockers, sulfonylureas, benzodiazepines, bupropion, and lit</w:t>
      </w:r>
      <w:r w:rsidR="004B72DC" w:rsidRPr="00AC2E30">
        <w:rPr>
          <w:rFonts w:asciiTheme="majorBidi" w:hAnsiTheme="majorBidi" w:cstheme="majorBidi"/>
          <w:color w:val="000000" w:themeColor="text1"/>
        </w:rPr>
        <w:t>h</w:t>
      </w:r>
      <w:r w:rsidR="004B72DC" w:rsidRPr="00AC2E30">
        <w:rPr>
          <w:rFonts w:asciiTheme="majorBidi" w:hAnsiTheme="majorBidi" w:cstheme="majorBidi"/>
          <w:color w:val="000000" w:themeColor="text1"/>
        </w:rPr>
        <w:t>ium</w:t>
      </w:r>
      <w:r w:rsidRPr="00AC2E30">
        <w:rPr>
          <w:rFonts w:asciiTheme="majorBidi" w:hAnsiTheme="majorBidi" w:cstheme="majorBidi"/>
          <w:color w:val="000000" w:themeColor="text1"/>
        </w:rPr>
        <w:t xml:space="preserve">). </w:t>
      </w:r>
      <w:r w:rsidR="00EB20BA" w:rsidRPr="00AC2E30">
        <w:rPr>
          <w:rFonts w:asciiTheme="majorBidi" w:hAnsiTheme="majorBidi" w:cstheme="majorBidi"/>
          <w:color w:val="000000" w:themeColor="text1"/>
        </w:rPr>
        <w:t>Authors with expertise in m</w:t>
      </w:r>
      <w:r w:rsidRPr="00AC2E30">
        <w:rPr>
          <w:rFonts w:asciiTheme="majorBidi" w:hAnsiTheme="majorBidi" w:cstheme="majorBidi"/>
          <w:color w:val="000000" w:themeColor="text1"/>
        </w:rPr>
        <w:t>edical toxicolog</w:t>
      </w:r>
      <w:r w:rsidR="00EB20BA" w:rsidRPr="00AC2E30">
        <w:rPr>
          <w:rFonts w:asciiTheme="majorBidi" w:hAnsiTheme="majorBidi" w:cstheme="majorBidi"/>
          <w:color w:val="000000" w:themeColor="text1"/>
        </w:rPr>
        <w:t>y</w:t>
      </w:r>
      <w:r w:rsidRPr="00AC2E30">
        <w:rPr>
          <w:rFonts w:asciiTheme="majorBidi" w:hAnsiTheme="majorBidi" w:cstheme="majorBidi"/>
          <w:color w:val="000000" w:themeColor="text1"/>
        </w:rPr>
        <w:t xml:space="preserve"> selected these drugs and drug classes based on the complexity of their clinical presentations and overlap in clinical e</w:t>
      </w:r>
      <w:r w:rsidRPr="00AC2E30">
        <w:rPr>
          <w:rFonts w:asciiTheme="majorBidi" w:hAnsiTheme="majorBidi" w:cstheme="majorBidi"/>
          <w:color w:val="000000" w:themeColor="text1"/>
        </w:rPr>
        <w:t>f</w:t>
      </w:r>
      <w:r w:rsidRPr="00AC2E30">
        <w:rPr>
          <w:rFonts w:asciiTheme="majorBidi" w:hAnsiTheme="majorBidi" w:cstheme="majorBidi"/>
          <w:color w:val="000000" w:themeColor="text1"/>
        </w:rPr>
        <w:t xml:space="preserve">fects. </w:t>
      </w:r>
      <w:r w:rsidR="00EB20BA" w:rsidRPr="00AC2E30">
        <w:rPr>
          <w:rFonts w:asciiTheme="majorBidi" w:hAnsiTheme="majorBidi" w:cstheme="majorBidi"/>
          <w:color w:val="000000" w:themeColor="text1"/>
        </w:rPr>
        <w:t xml:space="preserve">Within the drug classes of </w:t>
      </w:r>
      <w:r w:rsidR="00A12F14" w:rsidRPr="00AC2E30">
        <w:rPr>
          <w:rFonts w:asciiTheme="majorBidi" w:hAnsiTheme="majorBidi" w:cstheme="majorBidi"/>
          <w:color w:val="000000" w:themeColor="text1"/>
        </w:rPr>
        <w:t>b</w:t>
      </w:r>
      <w:r w:rsidR="007F5F32" w:rsidRPr="00AC2E30">
        <w:rPr>
          <w:rFonts w:asciiTheme="majorBidi" w:hAnsiTheme="majorBidi" w:cstheme="majorBidi"/>
          <w:color w:val="000000" w:themeColor="text1"/>
        </w:rPr>
        <w:t>enzodiazepines</w:t>
      </w:r>
      <w:r w:rsidR="00EB20BA" w:rsidRPr="00AC2E30">
        <w:rPr>
          <w:rFonts w:asciiTheme="majorBidi" w:hAnsiTheme="majorBidi" w:cstheme="majorBidi"/>
          <w:color w:val="000000" w:themeColor="text1"/>
        </w:rPr>
        <w:t xml:space="preserve">, </w:t>
      </w:r>
      <w:r w:rsidR="0021435D" w:rsidRPr="00AC2E30">
        <w:rPr>
          <w:rFonts w:asciiTheme="majorBidi" w:hAnsiTheme="majorBidi" w:cstheme="majorBidi"/>
          <w:color w:val="000000" w:themeColor="text1"/>
        </w:rPr>
        <w:t>c</w:t>
      </w:r>
      <w:r w:rsidR="007F5F32" w:rsidRPr="00AC2E30">
        <w:rPr>
          <w:rFonts w:asciiTheme="majorBidi" w:hAnsiTheme="majorBidi" w:cstheme="majorBidi"/>
          <w:color w:val="000000" w:themeColor="text1"/>
        </w:rPr>
        <w:t>alcium channel blocker</w:t>
      </w:r>
      <w:r w:rsidR="00EB20BA" w:rsidRPr="00AC2E30">
        <w:rPr>
          <w:rFonts w:asciiTheme="majorBidi" w:hAnsiTheme="majorBidi" w:cstheme="majorBidi"/>
          <w:color w:val="000000" w:themeColor="text1"/>
        </w:rPr>
        <w:t xml:space="preserve">s, and </w:t>
      </w:r>
      <w:r w:rsidR="0021435D" w:rsidRPr="00AC2E30">
        <w:rPr>
          <w:rFonts w:asciiTheme="majorBidi" w:hAnsiTheme="majorBidi" w:cstheme="majorBidi"/>
          <w:color w:val="000000" w:themeColor="text1"/>
        </w:rPr>
        <w:t>s</w:t>
      </w:r>
      <w:r w:rsidR="007F5F32" w:rsidRPr="00AC2E30">
        <w:rPr>
          <w:rFonts w:asciiTheme="majorBidi" w:hAnsiTheme="majorBidi" w:cstheme="majorBidi"/>
          <w:color w:val="000000" w:themeColor="text1"/>
        </w:rPr>
        <w:t>ulfonylureas</w:t>
      </w:r>
      <w:r w:rsidR="00EB20BA" w:rsidRPr="00AC2E30">
        <w:rPr>
          <w:rFonts w:asciiTheme="majorBidi" w:hAnsiTheme="majorBidi" w:cstheme="majorBidi"/>
          <w:color w:val="000000" w:themeColor="text1"/>
        </w:rPr>
        <w:t>, speci</w:t>
      </w:r>
      <w:r w:rsidR="00EB20BA" w:rsidRPr="00AC2E30">
        <w:rPr>
          <w:rFonts w:asciiTheme="majorBidi" w:hAnsiTheme="majorBidi" w:cstheme="majorBidi"/>
          <w:color w:val="000000" w:themeColor="text1"/>
        </w:rPr>
        <w:t>f</w:t>
      </w:r>
      <w:r w:rsidR="00EB20BA" w:rsidRPr="00AC2E30">
        <w:rPr>
          <w:rFonts w:asciiTheme="majorBidi" w:hAnsiTheme="majorBidi" w:cstheme="majorBidi"/>
          <w:color w:val="000000" w:themeColor="text1"/>
        </w:rPr>
        <w:t xml:space="preserve">ic agents were assumed </w:t>
      </w:r>
      <w:r w:rsidR="00A12F14" w:rsidRPr="00AC2E30">
        <w:rPr>
          <w:rFonts w:asciiTheme="majorBidi" w:hAnsiTheme="majorBidi" w:cstheme="majorBidi"/>
          <w:color w:val="000000" w:themeColor="text1"/>
        </w:rPr>
        <w:t xml:space="preserve">for this study </w:t>
      </w:r>
      <w:r w:rsidR="00EB20BA" w:rsidRPr="00AC2E30">
        <w:rPr>
          <w:rFonts w:asciiTheme="majorBidi" w:hAnsiTheme="majorBidi" w:cstheme="majorBidi"/>
          <w:color w:val="000000" w:themeColor="text1"/>
        </w:rPr>
        <w:t xml:space="preserve">to cause similar clinical manifestations. </w:t>
      </w:r>
      <w:r w:rsidR="00614CBB" w:rsidRPr="00AC2E30">
        <w:rPr>
          <w:rFonts w:asciiTheme="majorBidi" w:hAnsiTheme="majorBidi" w:cstheme="majorBidi"/>
          <w:color w:val="000000" w:themeColor="text1"/>
        </w:rPr>
        <w:t xml:space="preserve">This study </w:t>
      </w:r>
      <w:r w:rsidR="00614CBB" w:rsidRPr="00AC2E30">
        <w:rPr>
          <w:rFonts w:asciiTheme="majorBidi" w:hAnsiTheme="majorBidi" w:cstheme="majorBidi"/>
          <w:color w:val="000000" w:themeColor="text1"/>
        </w:rPr>
        <w:lastRenderedPageBreak/>
        <w:t xml:space="preserve">did not require review by </w:t>
      </w:r>
      <w:r w:rsidRPr="00AC2E30">
        <w:rPr>
          <w:rFonts w:asciiTheme="majorBidi" w:hAnsiTheme="majorBidi" w:cstheme="majorBidi"/>
          <w:color w:val="000000" w:themeColor="text1"/>
        </w:rPr>
        <w:t>the Colorado Multiple Institutional Review Board</w:t>
      </w:r>
      <w:r w:rsidR="00614CBB" w:rsidRPr="00AC2E30">
        <w:rPr>
          <w:rFonts w:asciiTheme="majorBidi" w:hAnsiTheme="majorBidi" w:cstheme="majorBidi"/>
          <w:color w:val="000000" w:themeColor="text1"/>
        </w:rPr>
        <w:t xml:space="preserve"> as it </w:t>
      </w:r>
      <w:r w:rsidR="00F52203" w:rsidRPr="00AC2E30">
        <w:rPr>
          <w:rFonts w:asciiTheme="majorBidi" w:hAnsiTheme="majorBidi" w:cstheme="majorBidi"/>
          <w:color w:val="000000" w:themeColor="text1"/>
        </w:rPr>
        <w:t>is not consi</w:t>
      </w:r>
      <w:r w:rsidR="00F52203" w:rsidRPr="00AC2E30">
        <w:rPr>
          <w:rFonts w:asciiTheme="majorBidi" w:hAnsiTheme="majorBidi" w:cstheme="majorBidi"/>
          <w:color w:val="000000" w:themeColor="text1"/>
        </w:rPr>
        <w:t>d</w:t>
      </w:r>
      <w:r w:rsidR="00F52203" w:rsidRPr="00AC2E30">
        <w:rPr>
          <w:rFonts w:asciiTheme="majorBidi" w:hAnsiTheme="majorBidi" w:cstheme="majorBidi"/>
          <w:color w:val="000000" w:themeColor="text1"/>
        </w:rPr>
        <w:t>ered</w:t>
      </w:r>
      <w:r w:rsidR="00F40122" w:rsidRPr="00AC2E30">
        <w:rPr>
          <w:rFonts w:asciiTheme="majorBidi" w:hAnsiTheme="majorBidi" w:cstheme="majorBidi"/>
          <w:color w:val="000000" w:themeColor="text1"/>
        </w:rPr>
        <w:t xml:space="preserve"> </w:t>
      </w:r>
      <w:r w:rsidR="00614CBB" w:rsidRPr="00AC2E30">
        <w:rPr>
          <w:rFonts w:asciiTheme="majorBidi" w:hAnsiTheme="majorBidi" w:cstheme="majorBidi"/>
          <w:color w:val="000000" w:themeColor="text1"/>
        </w:rPr>
        <w:t>human subject r</w:t>
      </w:r>
      <w:r w:rsidR="00614CBB" w:rsidRPr="00AC2E30">
        <w:rPr>
          <w:rFonts w:asciiTheme="majorBidi" w:hAnsiTheme="majorBidi" w:cstheme="majorBidi"/>
          <w:color w:val="000000" w:themeColor="text1"/>
        </w:rPr>
        <w:t>e</w:t>
      </w:r>
      <w:r w:rsidR="00614CBB" w:rsidRPr="00AC2E30">
        <w:rPr>
          <w:rFonts w:asciiTheme="majorBidi" w:hAnsiTheme="majorBidi" w:cstheme="majorBidi"/>
          <w:color w:val="000000" w:themeColor="text1"/>
        </w:rPr>
        <w:t>search</w:t>
      </w:r>
      <w:r w:rsidR="00F52203" w:rsidRPr="00AC2E30">
        <w:rPr>
          <w:rFonts w:asciiTheme="majorBidi" w:hAnsiTheme="majorBidi" w:cstheme="majorBidi"/>
          <w:color w:val="000000" w:themeColor="text1"/>
        </w:rPr>
        <w:t xml:space="preserve"> according to </w:t>
      </w:r>
      <w:r w:rsidRPr="00AC2E30">
        <w:rPr>
          <w:rFonts w:asciiTheme="majorBidi" w:hAnsiTheme="majorBidi" w:cstheme="majorBidi"/>
          <w:color w:val="000000" w:themeColor="text1"/>
        </w:rPr>
        <w:t xml:space="preserve">45 CFR </w:t>
      </w:r>
      <w:r w:rsidR="00F52203" w:rsidRPr="00AC2E30">
        <w:rPr>
          <w:rFonts w:asciiTheme="majorBidi" w:hAnsiTheme="majorBidi" w:cstheme="majorBidi"/>
          <w:color w:val="000000" w:themeColor="text1"/>
        </w:rPr>
        <w:t xml:space="preserve">Part </w:t>
      </w:r>
      <w:r w:rsidRPr="00AC2E30">
        <w:rPr>
          <w:rFonts w:asciiTheme="majorBidi" w:hAnsiTheme="majorBidi" w:cstheme="majorBidi"/>
          <w:color w:val="000000" w:themeColor="text1"/>
        </w:rPr>
        <w:t>46.102.</w:t>
      </w:r>
    </w:p>
    <w:p w14:paraId="5A132A2C" w14:textId="271800F4" w:rsidR="004A7DAB" w:rsidRPr="00AC2E30" w:rsidRDefault="00A12F14" w:rsidP="00385798">
      <w:pPr>
        <w:pStyle w:val="CommentText"/>
        <w:spacing w:line="480" w:lineRule="auto"/>
        <w:jc w:val="both"/>
        <w:rPr>
          <w:rFonts w:asciiTheme="majorBidi" w:hAnsiTheme="majorBidi" w:cstheme="majorBidi"/>
          <w:sz w:val="24"/>
          <w:szCs w:val="24"/>
        </w:rPr>
      </w:pPr>
      <w:r w:rsidRPr="00120274">
        <w:rPr>
          <w:rFonts w:asciiTheme="majorBidi" w:hAnsiTheme="majorBidi"/>
          <w:color w:val="000000" w:themeColor="text1"/>
        </w:rPr>
        <w:tab/>
      </w:r>
      <w:r w:rsidR="004A7DAB" w:rsidRPr="00AC2E30">
        <w:rPr>
          <w:rFonts w:asciiTheme="majorBidi" w:hAnsiTheme="majorBidi" w:cstheme="majorBidi"/>
          <w:sz w:val="24"/>
          <w:szCs w:val="24"/>
        </w:rPr>
        <w:t xml:space="preserve">The acquired dataset </w:t>
      </w:r>
      <w:r w:rsidRPr="00AC2E30">
        <w:rPr>
          <w:rFonts w:asciiTheme="majorBidi" w:hAnsiTheme="majorBidi" w:cstheme="majorBidi"/>
          <w:sz w:val="24"/>
          <w:szCs w:val="24"/>
        </w:rPr>
        <w:t xml:space="preserve">from NPDS </w:t>
      </w:r>
      <w:r w:rsidR="004A7DAB" w:rsidRPr="00AC2E30">
        <w:rPr>
          <w:rFonts w:asciiTheme="majorBidi" w:hAnsiTheme="majorBidi" w:cstheme="majorBidi"/>
          <w:sz w:val="24"/>
          <w:szCs w:val="24"/>
        </w:rPr>
        <w:t xml:space="preserve">has 133 features. In </w:t>
      </w:r>
      <w:r w:rsidR="0021435D" w:rsidRPr="00AC2E30">
        <w:rPr>
          <w:rFonts w:asciiTheme="majorBidi" w:hAnsiTheme="majorBidi" w:cstheme="majorBidi"/>
          <w:sz w:val="24"/>
          <w:szCs w:val="24"/>
        </w:rPr>
        <w:t>M</w:t>
      </w:r>
      <w:r w:rsidR="00A61134" w:rsidRPr="00AC2E30">
        <w:rPr>
          <w:rFonts w:asciiTheme="majorBidi" w:hAnsiTheme="majorBidi" w:cstheme="majorBidi"/>
          <w:sz w:val="24"/>
          <w:szCs w:val="24"/>
        </w:rPr>
        <w:t>L</w:t>
      </w:r>
      <w:r w:rsidR="004A7DAB" w:rsidRPr="00AC2E30">
        <w:rPr>
          <w:rFonts w:asciiTheme="majorBidi" w:hAnsiTheme="majorBidi" w:cstheme="majorBidi"/>
          <w:sz w:val="24"/>
          <w:szCs w:val="24"/>
        </w:rPr>
        <w:t xml:space="preserve">, a feature of the data is defined as an independent variable </w:t>
      </w:r>
      <w:r w:rsidR="0021435D" w:rsidRPr="00AC2E30">
        <w:rPr>
          <w:rFonts w:asciiTheme="majorBidi" w:hAnsiTheme="majorBidi" w:cstheme="majorBidi"/>
          <w:sz w:val="24"/>
          <w:szCs w:val="24"/>
        </w:rPr>
        <w:t xml:space="preserve">and </w:t>
      </w:r>
      <w:r w:rsidR="00A61134" w:rsidRPr="00AC2E30">
        <w:rPr>
          <w:rFonts w:asciiTheme="majorBidi" w:hAnsiTheme="majorBidi" w:cstheme="majorBidi"/>
          <w:sz w:val="24"/>
          <w:szCs w:val="24"/>
        </w:rPr>
        <w:t>typically</w:t>
      </w:r>
      <w:r w:rsidR="004A7DAB" w:rsidRPr="00AC2E30">
        <w:rPr>
          <w:rFonts w:asciiTheme="majorBidi" w:hAnsiTheme="majorBidi" w:cstheme="majorBidi"/>
          <w:sz w:val="24"/>
          <w:szCs w:val="24"/>
        </w:rPr>
        <w:t xml:space="preserve"> used as</w:t>
      </w:r>
      <w:r w:rsidR="0021435D" w:rsidRPr="00AC2E30">
        <w:rPr>
          <w:rFonts w:asciiTheme="majorBidi" w:hAnsiTheme="majorBidi" w:cstheme="majorBidi"/>
          <w:sz w:val="24"/>
          <w:szCs w:val="24"/>
        </w:rPr>
        <w:t xml:space="preserve"> an</w:t>
      </w:r>
      <w:r w:rsidR="004A7DAB" w:rsidRPr="00AC2E30">
        <w:rPr>
          <w:rFonts w:asciiTheme="majorBidi" w:hAnsiTheme="majorBidi" w:cstheme="majorBidi"/>
          <w:sz w:val="24"/>
          <w:szCs w:val="24"/>
        </w:rPr>
        <w:t xml:space="preserve"> input to predict a dependent variable.</w:t>
      </w:r>
      <w:r w:rsidR="00A61134" w:rsidRPr="00AC2E30">
        <w:rPr>
          <w:rFonts w:asciiTheme="majorBidi" w:hAnsiTheme="majorBidi" w:cstheme="majorBidi"/>
          <w:sz w:val="24"/>
          <w:szCs w:val="24"/>
        </w:rPr>
        <w:t xml:space="preserve"> T</w:t>
      </w:r>
      <w:r w:rsidR="004A7DAB" w:rsidRPr="00AC2E30">
        <w:rPr>
          <w:rFonts w:asciiTheme="majorBidi" w:hAnsiTheme="majorBidi" w:cstheme="majorBidi"/>
          <w:sz w:val="24"/>
          <w:szCs w:val="24"/>
        </w:rPr>
        <w:t xml:space="preserve">he dataset </w:t>
      </w:r>
      <w:r w:rsidR="00A61134" w:rsidRPr="00AC2E30">
        <w:rPr>
          <w:rFonts w:asciiTheme="majorBidi" w:hAnsiTheme="majorBidi" w:cstheme="majorBidi"/>
          <w:sz w:val="24"/>
          <w:szCs w:val="24"/>
        </w:rPr>
        <w:t xml:space="preserve">for this study </w:t>
      </w:r>
      <w:r w:rsidR="004A7DAB" w:rsidRPr="00AC2E30">
        <w:rPr>
          <w:rFonts w:asciiTheme="majorBidi" w:hAnsiTheme="majorBidi" w:cstheme="majorBidi"/>
          <w:sz w:val="24"/>
          <w:szCs w:val="24"/>
        </w:rPr>
        <w:t>has 201,031 entries</w:t>
      </w:r>
      <w:r w:rsidR="00A61134" w:rsidRPr="00AC2E30">
        <w:rPr>
          <w:rFonts w:asciiTheme="majorBidi" w:hAnsiTheme="majorBidi" w:cstheme="majorBidi"/>
          <w:sz w:val="24"/>
          <w:szCs w:val="24"/>
        </w:rPr>
        <w:t>,</w:t>
      </w:r>
      <w:r w:rsidR="004A7DAB" w:rsidRPr="00AC2E30">
        <w:rPr>
          <w:rFonts w:asciiTheme="majorBidi" w:hAnsiTheme="majorBidi" w:cstheme="majorBidi"/>
          <w:sz w:val="24"/>
          <w:szCs w:val="24"/>
        </w:rPr>
        <w:t xml:space="preserve"> each corresponding to one single-agent poisoning</w:t>
      </w:r>
      <w:r w:rsidR="00A61134" w:rsidRPr="00AC2E30">
        <w:rPr>
          <w:rFonts w:asciiTheme="majorBidi" w:hAnsiTheme="majorBidi" w:cstheme="majorBidi"/>
          <w:sz w:val="24"/>
          <w:szCs w:val="24"/>
        </w:rPr>
        <w:t xml:space="preserve"> case</w:t>
      </w:r>
      <w:r w:rsidR="004A7DAB" w:rsidRPr="00AC2E30">
        <w:rPr>
          <w:rFonts w:asciiTheme="majorBidi" w:hAnsiTheme="majorBidi" w:cstheme="majorBidi"/>
          <w:sz w:val="24"/>
          <w:szCs w:val="24"/>
        </w:rPr>
        <w:t xml:space="preserve">. </w:t>
      </w:r>
      <w:r w:rsidR="004A7DAB" w:rsidRPr="0024617F">
        <w:rPr>
          <w:rFonts w:asciiTheme="majorBidi" w:hAnsiTheme="majorBidi" w:cstheme="majorBidi"/>
          <w:sz w:val="24"/>
          <w:szCs w:val="24"/>
        </w:rPr>
        <w:t xml:space="preserve">For each </w:t>
      </w:r>
      <w:r w:rsidR="00A61134" w:rsidRPr="0024617F">
        <w:rPr>
          <w:rFonts w:asciiTheme="majorBidi" w:hAnsiTheme="majorBidi" w:cstheme="majorBidi"/>
          <w:sz w:val="24"/>
          <w:szCs w:val="24"/>
        </w:rPr>
        <w:t>case</w:t>
      </w:r>
      <w:r w:rsidR="00F0084C">
        <w:rPr>
          <w:rFonts w:asciiTheme="majorBidi" w:hAnsiTheme="majorBidi" w:cstheme="majorBidi"/>
          <w:sz w:val="24"/>
          <w:szCs w:val="24"/>
        </w:rPr>
        <w:t>,</w:t>
      </w:r>
      <w:r w:rsidR="004A7DAB" w:rsidRPr="00AC2E30">
        <w:rPr>
          <w:rFonts w:asciiTheme="majorBidi" w:hAnsiTheme="majorBidi" w:cstheme="majorBidi"/>
          <w:sz w:val="24"/>
          <w:szCs w:val="24"/>
        </w:rPr>
        <w:t xml:space="preserve"> the first feature is </w:t>
      </w:r>
      <w:r w:rsidR="003806CC" w:rsidRPr="00AC2E30">
        <w:rPr>
          <w:rFonts w:asciiTheme="majorBidi" w:hAnsiTheme="majorBidi" w:cstheme="majorBidi"/>
          <w:sz w:val="24"/>
          <w:szCs w:val="24"/>
        </w:rPr>
        <w:t>a</w:t>
      </w:r>
      <w:r w:rsidR="004A7DAB" w:rsidRPr="00AC2E30">
        <w:rPr>
          <w:rFonts w:asciiTheme="majorBidi" w:hAnsiTheme="majorBidi" w:cstheme="majorBidi"/>
          <w:sz w:val="24"/>
          <w:szCs w:val="24"/>
        </w:rPr>
        <w:t xml:space="preserve">ge, the second is </w:t>
      </w:r>
      <w:r w:rsidR="003806CC" w:rsidRPr="00AC2E30">
        <w:rPr>
          <w:rFonts w:asciiTheme="majorBidi" w:hAnsiTheme="majorBidi" w:cstheme="majorBidi"/>
          <w:sz w:val="24"/>
          <w:szCs w:val="24"/>
        </w:rPr>
        <w:t>g</w:t>
      </w:r>
      <w:r w:rsidR="004A7DAB" w:rsidRPr="00AC2E30">
        <w:rPr>
          <w:rFonts w:asciiTheme="majorBidi" w:hAnsiTheme="majorBidi" w:cstheme="majorBidi"/>
          <w:sz w:val="24"/>
          <w:szCs w:val="24"/>
        </w:rPr>
        <w:t xml:space="preserve">ender, and the rest of the 131 </w:t>
      </w:r>
      <w:r w:rsidR="00DC7091" w:rsidRPr="00AC2E30">
        <w:rPr>
          <w:rFonts w:asciiTheme="majorBidi" w:hAnsiTheme="majorBidi" w:cstheme="majorBidi"/>
          <w:sz w:val="24"/>
          <w:szCs w:val="24"/>
        </w:rPr>
        <w:t>features</w:t>
      </w:r>
      <w:r w:rsidR="004A7DAB" w:rsidRPr="00AC2E30">
        <w:rPr>
          <w:rFonts w:asciiTheme="majorBidi" w:hAnsiTheme="majorBidi" w:cstheme="majorBidi"/>
          <w:sz w:val="24"/>
          <w:szCs w:val="24"/>
        </w:rPr>
        <w:t xml:space="preserve"> </w:t>
      </w:r>
      <w:r w:rsidR="00DC7091" w:rsidRPr="00AC2E30">
        <w:rPr>
          <w:rFonts w:asciiTheme="majorBidi" w:hAnsiTheme="majorBidi" w:cstheme="majorBidi"/>
          <w:sz w:val="24"/>
          <w:szCs w:val="24"/>
        </w:rPr>
        <w:t xml:space="preserve">are </w:t>
      </w:r>
      <w:r w:rsidR="004A7DAB" w:rsidRPr="00AC2E30">
        <w:rPr>
          <w:rFonts w:asciiTheme="majorBidi" w:hAnsiTheme="majorBidi" w:cstheme="majorBidi"/>
          <w:sz w:val="24"/>
          <w:szCs w:val="24"/>
        </w:rPr>
        <w:t xml:space="preserve"> symptoms included in NPDS</w:t>
      </w:r>
      <w:r w:rsidR="00385798">
        <w:rPr>
          <w:rFonts w:asciiTheme="majorBidi" w:hAnsiTheme="majorBidi" w:cstheme="majorBidi"/>
          <w:sz w:val="24"/>
          <w:szCs w:val="24"/>
        </w:rPr>
        <w:t xml:space="preserve"> </w:t>
      </w:r>
      <w:del w:id="13" w:author="Author">
        <w:r w:rsidR="00AA184B" w:rsidRPr="00AC2E30">
          <w:rPr>
            <w:rFonts w:asciiTheme="majorBidi" w:hAnsiTheme="majorBidi" w:cstheme="majorBidi"/>
            <w:sz w:val="24"/>
            <w:szCs w:val="24"/>
          </w:rPr>
          <w:fldChar w:fldCharType="begin"/>
        </w:r>
        <w:r w:rsidR="00D55946">
          <w:rPr>
            <w:rFonts w:asciiTheme="majorBidi" w:hAnsiTheme="majorBidi" w:cstheme="majorBidi"/>
            <w:sz w:val="24"/>
            <w:szCs w:val="24"/>
          </w:rPr>
          <w:delInstrText xml:space="preserve"> ADDIN EN.CITE &lt;EndNote&gt;&lt;Cite ExcludeAuth="1" ExcludeYear="1"&gt;&lt;RecNum&gt;81&lt;/RecNum&gt;&lt;DisplayText&gt;[16]&lt;/DisplayText&gt;&lt;record&gt;&lt;rec-number&gt;81&lt;/rec-number&gt;&lt;foreign-keys&gt;&lt;key app="EN" db-id="5fvfszed7wrrv3es9dap59di5wr22wdadezr" timestamp="1646201027"&gt;81&lt;/key&gt;&lt;/foreign-keys&gt;&lt;ref-type name="Journal Article"&gt;17&lt;/ref-type&gt;&lt;contributors&gt;&lt;/contributors&gt;&lt;titles&gt;&lt;title&gt;American Association of Poison Control Centers. National Poison Data System (NPDS): NPDS coding users’ manual© version 3.1. 2014. Available at: https:// aapcc.s3.amazonaws.com/pdfs/ member-resources/NPDS_Coding_ Users_Manual_v3.1_07May2014.pdf. Accessed October 2, 2017&lt;/title&gt;&lt;/titles&gt;&lt;dates&gt;&lt;/dates&gt;&lt;urls&gt;&lt;/urls&gt;&lt;/record&gt;&lt;/Cite&gt;&lt;/EndNote&gt;</w:delInstrText>
        </w:r>
        <w:r w:rsidR="00AA184B" w:rsidRPr="00AC2E30">
          <w:rPr>
            <w:rFonts w:asciiTheme="majorBidi" w:hAnsiTheme="majorBidi" w:cstheme="majorBidi"/>
            <w:sz w:val="24"/>
            <w:szCs w:val="24"/>
          </w:rPr>
          <w:fldChar w:fldCharType="end"/>
        </w:r>
        <w:r w:rsidR="00D55946">
          <w:rPr>
            <w:rFonts w:asciiTheme="majorBidi" w:hAnsiTheme="majorBidi" w:cstheme="majorBidi"/>
            <w:sz w:val="24"/>
            <w:szCs w:val="24"/>
          </w:rPr>
          <w:delText>[</w:delText>
        </w:r>
        <w:r w:rsidR="00D55946">
          <w:rPr>
            <w:rFonts w:asciiTheme="majorBidi" w:hAnsiTheme="majorBidi" w:cstheme="majorBidi"/>
            <w:sz w:val="24"/>
            <w:szCs w:val="24"/>
          </w:rPr>
          <w:fldChar w:fldCharType="begin"/>
        </w:r>
        <w:r w:rsidR="00D55946">
          <w:rPr>
            <w:rFonts w:asciiTheme="majorBidi" w:hAnsiTheme="majorBidi" w:cstheme="majorBidi"/>
            <w:sz w:val="24"/>
            <w:szCs w:val="24"/>
          </w:rPr>
          <w:delInstrText xml:space="preserve"> HYPERLINK \l "_ENREF_16" \o ",  #81" </w:delInstrText>
        </w:r>
        <w:r w:rsidR="00D55946">
          <w:rPr>
            <w:rFonts w:asciiTheme="majorBidi" w:hAnsiTheme="majorBidi" w:cstheme="majorBidi"/>
            <w:sz w:val="24"/>
            <w:szCs w:val="24"/>
          </w:rPr>
        </w:r>
        <w:r w:rsidR="00D55946">
          <w:rPr>
            <w:rFonts w:asciiTheme="majorBidi" w:hAnsiTheme="majorBidi" w:cstheme="majorBidi"/>
            <w:sz w:val="24"/>
            <w:szCs w:val="24"/>
          </w:rPr>
          <w:fldChar w:fldCharType="separate"/>
        </w:r>
        <w:r w:rsidR="00D55946">
          <w:rPr>
            <w:rFonts w:asciiTheme="majorBidi" w:hAnsiTheme="majorBidi" w:cstheme="majorBidi"/>
            <w:sz w:val="24"/>
            <w:szCs w:val="24"/>
          </w:rPr>
          <w:delText>16</w:delText>
        </w:r>
        <w:r w:rsidR="00D55946">
          <w:rPr>
            <w:rFonts w:asciiTheme="majorBidi" w:hAnsiTheme="majorBidi" w:cstheme="majorBidi"/>
            <w:sz w:val="24"/>
            <w:szCs w:val="24"/>
          </w:rPr>
          <w:fldChar w:fldCharType="end"/>
        </w:r>
        <w:r w:rsidR="00D55946">
          <w:rPr>
            <w:rFonts w:asciiTheme="majorBidi" w:hAnsiTheme="majorBidi" w:cstheme="majorBidi"/>
            <w:sz w:val="24"/>
            <w:szCs w:val="24"/>
          </w:rPr>
          <w:delText>]</w:delText>
        </w:r>
        <w:r w:rsidR="003D20AD" w:rsidRPr="00AC2E30">
          <w:rPr>
            <w:rFonts w:asciiTheme="majorBidi" w:hAnsiTheme="majorBidi" w:cstheme="majorBidi"/>
            <w:sz w:val="24"/>
            <w:szCs w:val="24"/>
          </w:rPr>
          <w:delText>.</w:delText>
        </w:r>
      </w:del>
      <w:ins w:id="14" w:author="Author">
        <w:r w:rsidR="00385798">
          <w:rPr>
            <w:rFonts w:asciiTheme="majorBidi" w:hAnsiTheme="majorBidi" w:cstheme="majorBidi"/>
            <w:sz w:val="24"/>
            <w:szCs w:val="24"/>
          </w:rPr>
          <w:fldChar w:fldCharType="begin"/>
        </w:r>
        <w:r w:rsidR="00385798">
          <w:rPr>
            <w:rFonts w:asciiTheme="majorBidi" w:hAnsiTheme="majorBidi" w:cstheme="majorBidi"/>
            <w:sz w:val="24"/>
            <w:szCs w:val="24"/>
          </w:rPr>
          <w:instrText xml:space="preserve"> ADDIN EN.CITE &lt;EndNote&gt;&lt;Cite&gt;&lt;RecNum&gt;16&lt;/RecNum&gt;&lt;DisplayText&gt;[16]&lt;/DisplayText&gt;&lt;record&gt;&lt;rec-number&gt;16&lt;/rec-number&gt;&lt;foreign-keys&gt;&lt;key app="EN" db-id="0wweseex702xe3efzzjpxpztt5tsw2xdwvdr" timestamp="1673083270"&gt;16&lt;/key&gt;&lt;/foreign-keys&gt;&lt;ref-type name="Journal Article"&gt;17&lt;/ref-type&gt;&lt;contributors&gt;&lt;/contributors&gt;&lt;titles&gt;&lt;title&gt;American Association of Poison Control Centers. National Poison Data System (NPDS): NPDS coding users’ manual© version 3.1. 2014. Available at: https:// aapcc.s3.amazonaws.com/pdfs/ member-resources/NPDS_Coding_ Users_Manual_v3.1_07May2014.pdf. Accessed October 2, 2017&lt;/title&gt;&lt;/titles&gt;&lt;dates&gt;&lt;/dates&gt;&lt;urls&gt;&lt;/urls&gt;&lt;/record&gt;&lt;/Cite&gt;&lt;/EndNote&gt;</w:instrText>
        </w:r>
        <w:r w:rsidR="00385798">
          <w:rPr>
            <w:rFonts w:asciiTheme="majorBidi" w:hAnsiTheme="majorBidi" w:cstheme="majorBidi"/>
            <w:sz w:val="24"/>
            <w:szCs w:val="24"/>
          </w:rPr>
          <w:fldChar w:fldCharType="separate"/>
        </w:r>
        <w:r w:rsidR="00385798">
          <w:rPr>
            <w:rFonts w:asciiTheme="majorBidi" w:hAnsiTheme="majorBidi" w:cstheme="majorBidi"/>
            <w:noProof/>
            <w:sz w:val="24"/>
            <w:szCs w:val="24"/>
          </w:rPr>
          <w:t>[</w:t>
        </w:r>
        <w:r w:rsidR="00385798">
          <w:rPr>
            <w:rFonts w:asciiTheme="majorBidi" w:hAnsiTheme="majorBidi" w:cstheme="majorBidi"/>
            <w:noProof/>
            <w:sz w:val="24"/>
            <w:szCs w:val="24"/>
          </w:rPr>
          <w:fldChar w:fldCharType="begin"/>
        </w:r>
        <w:r w:rsidR="00385798">
          <w:rPr>
            <w:rFonts w:asciiTheme="majorBidi" w:hAnsiTheme="majorBidi" w:cstheme="majorBidi"/>
            <w:noProof/>
            <w:sz w:val="24"/>
            <w:szCs w:val="24"/>
          </w:rPr>
          <w:instrText xml:space="preserve"> HYPERLINK \l "_ENREF_16" \o ",  #16" </w:instrText>
        </w:r>
        <w:r w:rsidR="00385798">
          <w:rPr>
            <w:rFonts w:asciiTheme="majorBidi" w:hAnsiTheme="majorBidi" w:cstheme="majorBidi"/>
            <w:noProof/>
            <w:sz w:val="24"/>
            <w:szCs w:val="24"/>
          </w:rPr>
        </w:r>
        <w:r w:rsidR="00385798">
          <w:rPr>
            <w:rFonts w:asciiTheme="majorBidi" w:hAnsiTheme="majorBidi" w:cstheme="majorBidi"/>
            <w:noProof/>
            <w:sz w:val="24"/>
            <w:szCs w:val="24"/>
          </w:rPr>
          <w:fldChar w:fldCharType="separate"/>
        </w:r>
        <w:r w:rsidR="00385798">
          <w:rPr>
            <w:rFonts w:asciiTheme="majorBidi" w:hAnsiTheme="majorBidi" w:cstheme="majorBidi"/>
            <w:noProof/>
            <w:sz w:val="24"/>
            <w:szCs w:val="24"/>
          </w:rPr>
          <w:t>16</w:t>
        </w:r>
        <w:r w:rsidR="00385798">
          <w:rPr>
            <w:rFonts w:asciiTheme="majorBidi" w:hAnsiTheme="majorBidi" w:cstheme="majorBidi"/>
            <w:noProof/>
            <w:sz w:val="24"/>
            <w:szCs w:val="24"/>
          </w:rPr>
          <w:fldChar w:fldCharType="end"/>
        </w:r>
        <w:r w:rsidR="00385798">
          <w:rPr>
            <w:rFonts w:asciiTheme="majorBidi" w:hAnsiTheme="majorBidi" w:cstheme="majorBidi"/>
            <w:noProof/>
            <w:sz w:val="24"/>
            <w:szCs w:val="24"/>
          </w:rPr>
          <w:t>]</w:t>
        </w:r>
        <w:r w:rsidR="00385798">
          <w:rPr>
            <w:rFonts w:asciiTheme="majorBidi" w:hAnsiTheme="majorBidi" w:cstheme="majorBidi"/>
            <w:sz w:val="24"/>
            <w:szCs w:val="24"/>
          </w:rPr>
          <w:fldChar w:fldCharType="end"/>
        </w:r>
        <w:r w:rsidR="003D20AD" w:rsidRPr="00AC2E30">
          <w:rPr>
            <w:rFonts w:asciiTheme="majorBidi" w:hAnsiTheme="majorBidi" w:cstheme="majorBidi"/>
            <w:sz w:val="24"/>
            <w:szCs w:val="24"/>
          </w:rPr>
          <w:t>.</w:t>
        </w:r>
      </w:ins>
      <w:r w:rsidR="004A7DAB" w:rsidRPr="00AC2E30">
        <w:rPr>
          <w:rFonts w:asciiTheme="majorBidi" w:hAnsiTheme="majorBidi" w:cstheme="majorBidi"/>
          <w:sz w:val="24"/>
          <w:szCs w:val="24"/>
        </w:rPr>
        <w:t xml:space="preserve"> </w:t>
      </w:r>
      <w:r w:rsidR="003806CC" w:rsidRPr="00AC2E30">
        <w:rPr>
          <w:rFonts w:asciiTheme="majorBidi" w:hAnsiTheme="majorBidi" w:cstheme="majorBidi"/>
          <w:sz w:val="24"/>
          <w:szCs w:val="24"/>
        </w:rPr>
        <w:t>All included features are binary except a</w:t>
      </w:r>
      <w:r w:rsidR="00167673" w:rsidRPr="00AC2E30">
        <w:rPr>
          <w:rFonts w:asciiTheme="majorBidi" w:hAnsiTheme="majorBidi" w:cstheme="majorBidi"/>
          <w:sz w:val="24"/>
          <w:szCs w:val="24"/>
        </w:rPr>
        <w:t xml:space="preserve">ge </w:t>
      </w:r>
      <w:r w:rsidR="003806CC" w:rsidRPr="00AC2E30">
        <w:rPr>
          <w:rFonts w:asciiTheme="majorBidi" w:hAnsiTheme="majorBidi" w:cstheme="majorBidi"/>
          <w:sz w:val="24"/>
          <w:szCs w:val="24"/>
        </w:rPr>
        <w:t xml:space="preserve">which </w:t>
      </w:r>
      <w:r w:rsidR="00167673" w:rsidRPr="00AC2E30">
        <w:rPr>
          <w:rFonts w:asciiTheme="majorBidi" w:hAnsiTheme="majorBidi" w:cstheme="majorBidi"/>
          <w:sz w:val="24"/>
          <w:szCs w:val="24"/>
        </w:rPr>
        <w:t>is a continuous variable</w:t>
      </w:r>
      <w:r w:rsidR="004A7DAB" w:rsidRPr="00AC2E30">
        <w:rPr>
          <w:rFonts w:asciiTheme="majorBidi" w:hAnsiTheme="majorBidi" w:cstheme="majorBidi"/>
          <w:sz w:val="24"/>
          <w:szCs w:val="24"/>
        </w:rPr>
        <w:t xml:space="preserve">. For this </w:t>
      </w:r>
      <w:r w:rsidR="00167673" w:rsidRPr="00AC2E30">
        <w:rPr>
          <w:rFonts w:asciiTheme="majorBidi" w:hAnsiTheme="majorBidi" w:cstheme="majorBidi"/>
          <w:sz w:val="24"/>
          <w:szCs w:val="24"/>
        </w:rPr>
        <w:t>algorithm</w:t>
      </w:r>
      <w:r w:rsidR="004A7DAB" w:rsidRPr="00AC2E30">
        <w:rPr>
          <w:rFonts w:asciiTheme="majorBidi" w:hAnsiTheme="majorBidi" w:cstheme="majorBidi"/>
          <w:sz w:val="24"/>
          <w:szCs w:val="24"/>
        </w:rPr>
        <w:t xml:space="preserve">, the </w:t>
      </w:r>
      <w:r w:rsidR="00167673" w:rsidRPr="00AC2E30">
        <w:rPr>
          <w:rFonts w:asciiTheme="majorBidi" w:hAnsiTheme="majorBidi" w:cstheme="majorBidi"/>
          <w:sz w:val="24"/>
          <w:szCs w:val="24"/>
        </w:rPr>
        <w:t>dependent (</w:t>
      </w:r>
      <w:r w:rsidR="004A7DAB" w:rsidRPr="00AC2E30">
        <w:rPr>
          <w:rFonts w:asciiTheme="majorBidi" w:hAnsiTheme="majorBidi" w:cstheme="majorBidi"/>
          <w:sz w:val="24"/>
          <w:szCs w:val="24"/>
        </w:rPr>
        <w:t>target</w:t>
      </w:r>
      <w:r w:rsidR="00167673" w:rsidRPr="00AC2E30">
        <w:rPr>
          <w:rFonts w:asciiTheme="majorBidi" w:hAnsiTheme="majorBidi" w:cstheme="majorBidi"/>
          <w:sz w:val="24"/>
          <w:szCs w:val="24"/>
        </w:rPr>
        <w:t>)</w:t>
      </w:r>
      <w:r w:rsidR="004A7DAB" w:rsidRPr="00AC2E30">
        <w:rPr>
          <w:rFonts w:asciiTheme="majorBidi" w:hAnsiTheme="majorBidi" w:cstheme="majorBidi"/>
          <w:sz w:val="24"/>
          <w:szCs w:val="24"/>
        </w:rPr>
        <w:t xml:space="preserve"> variable </w:t>
      </w:r>
      <w:r w:rsidR="00167673" w:rsidRPr="00AC2E30">
        <w:rPr>
          <w:rFonts w:asciiTheme="majorBidi" w:hAnsiTheme="majorBidi" w:cstheme="majorBidi"/>
          <w:sz w:val="24"/>
          <w:szCs w:val="24"/>
        </w:rPr>
        <w:t>was</w:t>
      </w:r>
      <w:r w:rsidR="004A7DAB" w:rsidRPr="00AC2E30">
        <w:rPr>
          <w:rFonts w:asciiTheme="majorBidi" w:hAnsiTheme="majorBidi" w:cstheme="majorBidi"/>
          <w:sz w:val="24"/>
          <w:szCs w:val="24"/>
        </w:rPr>
        <w:t xml:space="preserve"> </w:t>
      </w:r>
      <w:r w:rsidR="00515AD7" w:rsidRPr="00AC2E30">
        <w:rPr>
          <w:rFonts w:asciiTheme="majorBidi" w:hAnsiTheme="majorBidi" w:cstheme="majorBidi"/>
          <w:sz w:val="24"/>
          <w:szCs w:val="24"/>
        </w:rPr>
        <w:t>“Product” or drug</w:t>
      </w:r>
      <w:r w:rsidR="004A7DAB" w:rsidRPr="00AC2E30">
        <w:rPr>
          <w:rFonts w:asciiTheme="majorBidi" w:hAnsiTheme="majorBidi" w:cstheme="majorBidi"/>
          <w:sz w:val="24"/>
          <w:szCs w:val="24"/>
        </w:rPr>
        <w:t>. Drug</w:t>
      </w:r>
      <w:r w:rsidR="00167673" w:rsidRPr="00AC2E30">
        <w:rPr>
          <w:rFonts w:asciiTheme="majorBidi" w:hAnsiTheme="majorBidi" w:cstheme="majorBidi"/>
          <w:sz w:val="24"/>
          <w:szCs w:val="24"/>
        </w:rPr>
        <w:t xml:space="preserve">s in this study were in 1 of </w:t>
      </w:r>
      <w:r w:rsidR="004A7DAB" w:rsidRPr="00AC2E30">
        <w:rPr>
          <w:rFonts w:asciiTheme="majorBidi" w:hAnsiTheme="majorBidi" w:cstheme="majorBidi"/>
          <w:sz w:val="24"/>
          <w:szCs w:val="24"/>
        </w:rPr>
        <w:t>8 classes</w:t>
      </w:r>
      <w:r w:rsidR="00167673" w:rsidRPr="00AC2E30">
        <w:rPr>
          <w:rFonts w:asciiTheme="majorBidi" w:hAnsiTheme="majorBidi" w:cstheme="majorBidi"/>
          <w:sz w:val="24"/>
          <w:szCs w:val="24"/>
        </w:rPr>
        <w:t>, and</w:t>
      </w:r>
      <w:r w:rsidR="004A7DAB" w:rsidRPr="00AC2E30">
        <w:rPr>
          <w:rFonts w:asciiTheme="majorBidi" w:hAnsiTheme="majorBidi" w:cstheme="majorBidi"/>
          <w:sz w:val="24"/>
          <w:szCs w:val="24"/>
        </w:rPr>
        <w:t xml:space="preserve"> we use the terms class </w:t>
      </w:r>
      <w:r w:rsidR="00515AD7" w:rsidRPr="00AC2E30">
        <w:rPr>
          <w:rFonts w:asciiTheme="majorBidi" w:hAnsiTheme="majorBidi" w:cstheme="majorBidi"/>
          <w:sz w:val="24"/>
          <w:szCs w:val="24"/>
        </w:rPr>
        <w:t xml:space="preserve">product </w:t>
      </w:r>
      <w:r w:rsidR="004A7DAB" w:rsidRPr="00AC2E30">
        <w:rPr>
          <w:rFonts w:asciiTheme="majorBidi" w:hAnsiTheme="majorBidi" w:cstheme="majorBidi"/>
          <w:sz w:val="24"/>
          <w:szCs w:val="24"/>
        </w:rPr>
        <w:t>and drug interchangeably.</w:t>
      </w:r>
    </w:p>
    <w:p w14:paraId="1FC986C7" w14:textId="0CBF56EF" w:rsidR="00A42E02" w:rsidRPr="00AC2E30" w:rsidRDefault="00D92334" w:rsidP="00D33108">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rPr>
        <w:t>F</w:t>
      </w:r>
      <w:r w:rsidR="004A7DAB" w:rsidRPr="00AC2E30">
        <w:rPr>
          <w:rFonts w:asciiTheme="majorBidi" w:hAnsiTheme="majorBidi" w:cstheme="majorBidi"/>
        </w:rPr>
        <w:t xml:space="preserve">or binary features, </w:t>
      </w:r>
      <w:r w:rsidRPr="00AC2E30">
        <w:rPr>
          <w:rFonts w:asciiTheme="majorBidi" w:hAnsiTheme="majorBidi" w:cstheme="majorBidi"/>
        </w:rPr>
        <w:t xml:space="preserve">the </w:t>
      </w:r>
      <w:r w:rsidR="000D119A" w:rsidRPr="00AC2E30">
        <w:rPr>
          <w:rFonts w:asciiTheme="majorBidi" w:hAnsiTheme="majorBidi" w:cstheme="majorBidi"/>
        </w:rPr>
        <w:t>‘</w:t>
      </w:r>
      <w:r w:rsidR="004A7DAB" w:rsidRPr="00AC2E30">
        <w:rPr>
          <w:rFonts w:asciiTheme="majorBidi" w:hAnsiTheme="majorBidi" w:cstheme="majorBidi"/>
        </w:rPr>
        <w:t>Feature Coverage</w:t>
      </w:r>
      <w:r w:rsidR="000D119A" w:rsidRPr="00AC2E30">
        <w:rPr>
          <w:rFonts w:asciiTheme="majorBidi" w:hAnsiTheme="majorBidi" w:cstheme="majorBidi"/>
        </w:rPr>
        <w:t>’</w:t>
      </w:r>
      <w:r w:rsidRPr="00AC2E30">
        <w:rPr>
          <w:rFonts w:asciiTheme="majorBidi" w:hAnsiTheme="majorBidi" w:cstheme="majorBidi"/>
        </w:rPr>
        <w:t xml:space="preserve"> </w:t>
      </w:r>
      <w:r w:rsidR="005E0E9C">
        <w:rPr>
          <w:rFonts w:asciiTheme="majorBidi" w:hAnsiTheme="majorBidi" w:cstheme="majorBidi"/>
        </w:rPr>
        <w:t xml:space="preserve">(FC) </w:t>
      </w:r>
      <w:r w:rsidRPr="00AC2E30">
        <w:rPr>
          <w:rFonts w:asciiTheme="majorBidi" w:hAnsiTheme="majorBidi" w:cstheme="majorBidi"/>
        </w:rPr>
        <w:t xml:space="preserve">index </w:t>
      </w:r>
      <w:r w:rsidR="004A7DAB" w:rsidRPr="00AC2E30">
        <w:rPr>
          <w:rFonts w:asciiTheme="majorBidi" w:hAnsiTheme="majorBidi" w:cstheme="majorBidi"/>
        </w:rPr>
        <w:t>measures the percentage of data entries that have feature F (F = 1) in which the poisoning agent has been drug D.</w:t>
      </w:r>
      <w:r w:rsidR="00A42E02" w:rsidRPr="00AC2E30">
        <w:rPr>
          <w:rFonts w:asciiTheme="majorBidi" w:hAnsiTheme="majorBidi" w:cstheme="majorBidi"/>
          <w:color w:val="000000" w:themeColor="text1"/>
        </w:rPr>
        <w:t xml:space="preserve"> </w:t>
      </w:r>
      <w:r w:rsidR="001837CB" w:rsidRPr="00AC2E30">
        <w:rPr>
          <w:rFonts w:asciiTheme="majorBidi" w:hAnsiTheme="majorBidi" w:cstheme="majorBidi"/>
          <w:color w:val="000000" w:themeColor="text1"/>
        </w:rPr>
        <w:t>Therefore</w:t>
      </w:r>
      <w:r w:rsidR="00A42E02" w:rsidRPr="00AC2E30">
        <w:rPr>
          <w:rFonts w:asciiTheme="majorBidi" w:hAnsiTheme="majorBidi" w:cstheme="majorBidi"/>
          <w:color w:val="000000" w:themeColor="text1"/>
        </w:rPr>
        <w:t xml:space="preserve">, </w:t>
      </w:r>
      <w:r w:rsidR="00CF31EF" w:rsidRPr="00AC2E30">
        <w:rPr>
          <w:rFonts w:asciiTheme="majorBidi" w:hAnsiTheme="majorBidi" w:cstheme="majorBidi"/>
        </w:rPr>
        <w:t xml:space="preserve">for a drug A and feature F, a high </w:t>
      </w:r>
      <w:r w:rsidR="00D6608B">
        <w:rPr>
          <w:rFonts w:asciiTheme="majorBidi" w:hAnsiTheme="majorBidi" w:cstheme="majorBidi"/>
        </w:rPr>
        <w:t>FC</w:t>
      </w:r>
      <w:r w:rsidR="00CF31EF" w:rsidRPr="00AC2E30">
        <w:rPr>
          <w:rFonts w:asciiTheme="majorBidi" w:hAnsiTheme="majorBidi" w:cstheme="majorBidi"/>
        </w:rPr>
        <w:t xml:space="preserve"> means that i</w:t>
      </w:r>
      <w:r w:rsidRPr="00AC2E30">
        <w:rPr>
          <w:rFonts w:asciiTheme="majorBidi" w:hAnsiTheme="majorBidi" w:cstheme="majorBidi"/>
        </w:rPr>
        <w:t>f</w:t>
      </w:r>
      <w:r w:rsidR="00CF31EF" w:rsidRPr="00AC2E30">
        <w:rPr>
          <w:rFonts w:asciiTheme="majorBidi" w:hAnsiTheme="majorBidi" w:cstheme="majorBidi"/>
        </w:rPr>
        <w:t xml:space="preserve"> </w:t>
      </w:r>
      <w:r w:rsidRPr="00AC2E30">
        <w:rPr>
          <w:rFonts w:asciiTheme="majorBidi" w:hAnsiTheme="majorBidi" w:cstheme="majorBidi"/>
        </w:rPr>
        <w:t xml:space="preserve">a poisoning </w:t>
      </w:r>
      <w:r w:rsidR="00CF31EF" w:rsidRPr="00AC2E30">
        <w:rPr>
          <w:rFonts w:asciiTheme="majorBidi" w:hAnsiTheme="majorBidi" w:cstheme="majorBidi"/>
        </w:rPr>
        <w:t xml:space="preserve">case </w:t>
      </w:r>
      <w:r w:rsidRPr="00AC2E30">
        <w:rPr>
          <w:rFonts w:asciiTheme="majorBidi" w:hAnsiTheme="majorBidi" w:cstheme="majorBidi"/>
        </w:rPr>
        <w:t xml:space="preserve">has </w:t>
      </w:r>
      <w:r w:rsidR="00CF31EF" w:rsidRPr="00AC2E30">
        <w:rPr>
          <w:rFonts w:asciiTheme="majorBidi" w:hAnsiTheme="majorBidi" w:cstheme="majorBidi"/>
        </w:rPr>
        <w:t>feature F, it is highly likely the reason for the poisoning has been drug A</w:t>
      </w:r>
      <w:r w:rsidR="00A42E02" w:rsidRPr="00AC2E30">
        <w:rPr>
          <w:rFonts w:asciiTheme="majorBidi" w:hAnsiTheme="majorBidi" w:cstheme="majorBidi"/>
          <w:color w:val="000000" w:themeColor="text1"/>
        </w:rPr>
        <w:t>. The formula to calculate this percentage is:</w:t>
      </w:r>
    </w:p>
    <w:p w14:paraId="114437D1" w14:textId="4D242638" w:rsidR="00A42E02" w:rsidRPr="00AC2E30" w:rsidRDefault="00D6608B" w:rsidP="00D33108">
      <w:pPr>
        <w:spacing w:line="480" w:lineRule="auto"/>
        <w:ind w:firstLine="720"/>
        <w:jc w:val="both"/>
        <w:rPr>
          <w:rFonts w:asciiTheme="majorBidi" w:hAnsiTheme="majorBidi" w:cstheme="majorBidi"/>
          <w:color w:val="000000" w:themeColor="text1"/>
        </w:rPr>
      </w:pPr>
      <w:r>
        <w:rPr>
          <w:rFonts w:asciiTheme="majorBidi" w:hAnsiTheme="majorBidi" w:cstheme="majorBidi"/>
          <w:color w:val="000000" w:themeColor="text1"/>
        </w:rPr>
        <w:t>FC</w:t>
      </w:r>
      <w:r w:rsidR="00D33108" w:rsidRPr="00AC2E30">
        <w:rPr>
          <w:rFonts w:asciiTheme="majorBidi" w:hAnsiTheme="majorBidi" w:cstheme="majorBidi"/>
          <w:color w:val="000000" w:themeColor="text1"/>
        </w:rPr>
        <w:t xml:space="preserve"> </w:t>
      </w:r>
      <w:r w:rsidR="00A42E02" w:rsidRPr="00AC2E30">
        <w:rPr>
          <w:rFonts w:asciiTheme="majorBidi" w:hAnsiTheme="majorBidi" w:cstheme="majorBidi"/>
          <w:color w:val="000000" w:themeColor="text1"/>
        </w:rPr>
        <w:t>of feature F for drug A,</w:t>
      </w:r>
      <w:r w:rsidR="001837CB" w:rsidRPr="00AC2E30">
        <w:rPr>
          <w:rFonts w:asciiTheme="majorBidi" w:hAnsiTheme="majorBidi" w:cstheme="majorBidi"/>
          <w:color w:val="000000" w:themeColor="text1"/>
        </w:rPr>
        <w:t xml:space="preserve"> </w:t>
      </w: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FC</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r>
          <w:rPr>
            <w:rFonts w:ascii="Cambria Math" w:hAnsi="Cambria Math" w:cstheme="majorBidi"/>
            <w:color w:val="000000" w:themeColor="text1"/>
          </w:rPr>
          <m:t>=</m:t>
        </m:r>
        <m:f>
          <m:fPr>
            <m:ctrlPr>
              <w:rPr>
                <w:rFonts w:ascii="Cambria Math" w:hAnsi="Cambria Math" w:cstheme="majorBidi"/>
                <w:i/>
                <w:color w:val="000000" w:themeColor="text1"/>
              </w:rPr>
            </m:ctrlPr>
          </m:fPr>
          <m:num>
            <m:sSubSup>
              <m:sSubSupPr>
                <m:ctrlPr>
                  <w:rPr>
                    <w:rFonts w:ascii="Cambria Math" w:hAnsi="Cambria Math" w:cstheme="majorBidi"/>
                    <w:i/>
                    <w:color w:val="000000" w:themeColor="text1"/>
                  </w:rPr>
                </m:ctrlPr>
              </m:sSubSupPr>
              <m:e>
                <m:r>
                  <w:rPr>
                    <w:rFonts w:ascii="Cambria Math" w:hAnsi="Cambria Math" w:cstheme="majorBidi"/>
                    <w:color w:val="000000" w:themeColor="text1"/>
                  </w:rPr>
                  <m:t>N</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num>
          <m:den>
            <m:sSub>
              <m:sSubPr>
                <m:ctrlPr>
                  <w:rPr>
                    <w:rFonts w:ascii="Cambria Math" w:hAnsi="Cambria Math" w:cstheme="majorBidi"/>
                    <w:i/>
                    <w:color w:val="000000" w:themeColor="text1"/>
                  </w:rPr>
                </m:ctrlPr>
              </m:sSubPr>
              <m:e>
                <m:r>
                  <w:rPr>
                    <w:rFonts w:ascii="Cambria Math" w:hAnsi="Cambria Math" w:cstheme="majorBidi"/>
                    <w:color w:val="000000" w:themeColor="text1"/>
                  </w:rPr>
                  <m:t>N</m:t>
                </m:r>
              </m:e>
              <m:sub>
                <m:r>
                  <w:rPr>
                    <w:rFonts w:ascii="Cambria Math" w:hAnsi="Cambria Math" w:cstheme="majorBidi"/>
                    <w:color w:val="000000" w:themeColor="text1"/>
                  </w:rPr>
                  <m:t>F</m:t>
                </m:r>
              </m:sub>
            </m:sSub>
          </m:den>
        </m:f>
      </m:oMath>
    </w:p>
    <w:p w14:paraId="011E1742" w14:textId="2AA671DA" w:rsidR="00A42E02" w:rsidRPr="00AC2E30" w:rsidRDefault="00A42E02"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Where</w:t>
      </w:r>
      <w:r w:rsidR="000C4084" w:rsidRPr="00AC2E30">
        <w:rPr>
          <w:rFonts w:asciiTheme="majorBidi" w:hAnsiTheme="majorBidi" w:cstheme="majorBidi"/>
          <w:color w:val="000000" w:themeColor="text1"/>
        </w:rPr>
        <w:t>in</w:t>
      </w:r>
      <w:r w:rsidRPr="00AC2E30">
        <w:rPr>
          <w:rFonts w:asciiTheme="majorBidi" w:hAnsiTheme="majorBidi" w:cstheme="majorBidi"/>
          <w:color w:val="000000" w:themeColor="text1"/>
        </w:rPr>
        <w:t>,</w:t>
      </w:r>
    </w:p>
    <w:p w14:paraId="7A6EF9A4" w14:textId="49ED9C00" w:rsidR="00A42E02" w:rsidRPr="00AC2E30" w:rsidRDefault="00A42E02"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 xml:space="preserve"> </w:t>
      </w:r>
      <m:oMath>
        <m:sSub>
          <m:sSubPr>
            <m:ctrlPr>
              <w:rPr>
                <w:rFonts w:ascii="Cambria Math" w:hAnsi="Cambria Math" w:cstheme="majorBidi"/>
                <w:i/>
                <w:color w:val="000000" w:themeColor="text1"/>
              </w:rPr>
            </m:ctrlPr>
          </m:sSubPr>
          <m:e>
            <m:r>
              <w:rPr>
                <w:rFonts w:ascii="Cambria Math" w:hAnsi="Cambria Math" w:cstheme="majorBidi"/>
                <w:color w:val="000000" w:themeColor="text1"/>
              </w:rPr>
              <m:t>N</m:t>
            </m:r>
          </m:e>
          <m:sub>
            <m:r>
              <w:rPr>
                <w:rFonts w:ascii="Cambria Math" w:hAnsi="Cambria Math" w:cstheme="majorBidi"/>
                <w:color w:val="000000" w:themeColor="text1"/>
              </w:rPr>
              <m:t>F</m:t>
            </m:r>
          </m:sub>
        </m:sSub>
      </m:oMath>
      <w:r w:rsidRPr="00AC2E30">
        <w:rPr>
          <w:rFonts w:asciiTheme="majorBidi" w:hAnsiTheme="majorBidi" w:cstheme="majorBidi"/>
          <w:color w:val="000000" w:themeColor="text1"/>
        </w:rPr>
        <w:t xml:space="preserve"> is </w:t>
      </w:r>
      <w:r w:rsidR="001837CB" w:rsidRPr="00AC2E30">
        <w:rPr>
          <w:rFonts w:asciiTheme="majorBidi" w:hAnsiTheme="majorBidi" w:cstheme="majorBidi"/>
          <w:color w:val="000000" w:themeColor="text1"/>
        </w:rPr>
        <w:t xml:space="preserve">the </w:t>
      </w:r>
      <w:r w:rsidRPr="00AC2E30">
        <w:rPr>
          <w:rFonts w:asciiTheme="majorBidi" w:hAnsiTheme="majorBidi" w:cstheme="majorBidi"/>
          <w:color w:val="000000" w:themeColor="text1"/>
        </w:rPr>
        <w:t>number of samples where feature F is present (value of feature F is 1)</w:t>
      </w:r>
    </w:p>
    <w:p w14:paraId="0E6C1167" w14:textId="02BBCEF3" w:rsidR="00A42E02" w:rsidRPr="00AC2E30" w:rsidRDefault="008F41F5" w:rsidP="00032B47">
      <w:pPr>
        <w:spacing w:line="480" w:lineRule="auto"/>
        <w:ind w:firstLine="720"/>
        <w:jc w:val="both"/>
        <w:rPr>
          <w:rFonts w:asciiTheme="majorBidi" w:hAnsiTheme="majorBidi" w:cstheme="majorBidi"/>
          <w:color w:val="000000" w:themeColor="text1"/>
        </w:rPr>
      </w:pP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N</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oMath>
      <w:r w:rsidR="000D119A" w:rsidRPr="00AC2E30">
        <w:rPr>
          <w:rFonts w:asciiTheme="majorBidi" w:hAnsiTheme="majorBidi" w:cstheme="majorBidi"/>
          <w:color w:val="000000" w:themeColor="text1"/>
        </w:rPr>
        <w:t xml:space="preserve"> i</w:t>
      </w:r>
      <w:r w:rsidR="00A42E02" w:rsidRPr="00AC2E30">
        <w:rPr>
          <w:rFonts w:asciiTheme="majorBidi" w:hAnsiTheme="majorBidi" w:cstheme="majorBidi"/>
          <w:color w:val="000000" w:themeColor="text1"/>
        </w:rPr>
        <w:t xml:space="preserve">s </w:t>
      </w:r>
      <w:r w:rsidR="000C4084" w:rsidRPr="00AC2E30">
        <w:rPr>
          <w:rFonts w:asciiTheme="majorBidi" w:hAnsiTheme="majorBidi" w:cstheme="majorBidi"/>
          <w:color w:val="000000" w:themeColor="text1"/>
        </w:rPr>
        <w:t>the</w:t>
      </w:r>
      <w:r w:rsidR="001837CB" w:rsidRPr="00AC2E30">
        <w:rPr>
          <w:rFonts w:asciiTheme="majorBidi" w:hAnsiTheme="majorBidi" w:cstheme="majorBidi"/>
          <w:color w:val="000000" w:themeColor="text1"/>
        </w:rPr>
        <w:t xml:space="preserve"> </w:t>
      </w:r>
      <w:r w:rsidR="00A42E02" w:rsidRPr="00AC2E30">
        <w:rPr>
          <w:rFonts w:asciiTheme="majorBidi" w:hAnsiTheme="majorBidi" w:cstheme="majorBidi"/>
          <w:color w:val="000000" w:themeColor="text1"/>
        </w:rPr>
        <w:t xml:space="preserve">number of samples </w:t>
      </w:r>
      <w:r w:rsidR="000D119A" w:rsidRPr="00AC2E30">
        <w:rPr>
          <w:rFonts w:asciiTheme="majorBidi" w:hAnsiTheme="majorBidi" w:cstheme="majorBidi"/>
          <w:color w:val="000000" w:themeColor="text1"/>
        </w:rPr>
        <w:t xml:space="preserve">with </w:t>
      </w:r>
      <w:r w:rsidR="00A42E02" w:rsidRPr="00AC2E30">
        <w:rPr>
          <w:rFonts w:asciiTheme="majorBidi" w:hAnsiTheme="majorBidi" w:cstheme="majorBidi"/>
          <w:color w:val="000000" w:themeColor="text1"/>
        </w:rPr>
        <w:t>feature F present among drug A samples</w:t>
      </w:r>
    </w:p>
    <w:p w14:paraId="62E44EFE" w14:textId="3DDEA7E2" w:rsidR="00A42E02" w:rsidRPr="00867CA7" w:rsidRDefault="00CF31EF" w:rsidP="00EC583D">
      <w:pPr>
        <w:pStyle w:val="CommentText"/>
        <w:spacing w:line="480" w:lineRule="auto"/>
        <w:jc w:val="both"/>
      </w:pPr>
      <w:r w:rsidRPr="00AC2E30">
        <w:rPr>
          <w:rFonts w:asciiTheme="majorBidi" w:hAnsiTheme="majorBidi" w:cstheme="majorBidi"/>
          <w:sz w:val="24"/>
          <w:szCs w:val="24"/>
        </w:rPr>
        <w:t xml:space="preserve">The </w:t>
      </w:r>
      <w:r w:rsidR="00D6608B">
        <w:rPr>
          <w:rFonts w:asciiTheme="majorBidi" w:hAnsiTheme="majorBidi" w:cstheme="majorBidi"/>
          <w:sz w:val="24"/>
          <w:szCs w:val="24"/>
        </w:rPr>
        <w:t>FC</w:t>
      </w:r>
      <w:r w:rsidRPr="00AC2E30">
        <w:rPr>
          <w:rFonts w:asciiTheme="majorBidi" w:hAnsiTheme="majorBidi" w:cstheme="majorBidi"/>
          <w:sz w:val="24"/>
          <w:szCs w:val="24"/>
        </w:rPr>
        <w:t xml:space="preserve"> for each binary feature and 8 drugs are </w:t>
      </w:r>
      <w:r w:rsidR="000D119A" w:rsidRPr="00AC2E30">
        <w:rPr>
          <w:rFonts w:asciiTheme="majorBidi" w:hAnsiTheme="majorBidi" w:cstheme="majorBidi"/>
          <w:sz w:val="24"/>
          <w:szCs w:val="24"/>
        </w:rPr>
        <w:t>shown</w:t>
      </w:r>
      <w:r w:rsidRPr="00AC2E30">
        <w:rPr>
          <w:rFonts w:asciiTheme="majorBidi" w:hAnsiTheme="majorBidi" w:cstheme="majorBidi"/>
          <w:sz w:val="24"/>
          <w:szCs w:val="24"/>
        </w:rPr>
        <w:t xml:space="preserve"> in </w:t>
      </w:r>
      <w:r w:rsidR="006D44F4" w:rsidRPr="00AC2E30">
        <w:rPr>
          <w:rFonts w:asciiTheme="majorBidi" w:hAnsiTheme="majorBidi" w:cstheme="majorBidi"/>
          <w:sz w:val="24"/>
          <w:szCs w:val="24"/>
        </w:rPr>
        <w:t xml:space="preserve">Supplementary </w:t>
      </w:r>
      <w:r w:rsidRPr="00AC2E30">
        <w:rPr>
          <w:rFonts w:asciiTheme="majorBidi" w:hAnsiTheme="majorBidi" w:cstheme="majorBidi"/>
          <w:sz w:val="24"/>
          <w:szCs w:val="24"/>
        </w:rPr>
        <w:t xml:space="preserve">Figure 1. </w:t>
      </w:r>
      <w:r w:rsidR="000D119A" w:rsidRPr="00AC2E30">
        <w:rPr>
          <w:rFonts w:asciiTheme="majorBidi" w:hAnsiTheme="majorBidi" w:cstheme="majorBidi"/>
          <w:color w:val="000000" w:themeColor="text1"/>
          <w:sz w:val="24"/>
          <w:szCs w:val="24"/>
        </w:rPr>
        <w:t>S</w:t>
      </w:r>
      <w:r w:rsidR="00A42E02" w:rsidRPr="00AC2E30">
        <w:rPr>
          <w:rFonts w:asciiTheme="majorBidi" w:hAnsiTheme="majorBidi" w:cstheme="majorBidi"/>
          <w:color w:val="000000" w:themeColor="text1"/>
          <w:sz w:val="24"/>
          <w:szCs w:val="24"/>
        </w:rPr>
        <w:t xml:space="preserve">everal features </w:t>
      </w:r>
      <w:r w:rsidR="000D119A" w:rsidRPr="00AC2E30">
        <w:rPr>
          <w:rFonts w:asciiTheme="majorBidi" w:hAnsiTheme="majorBidi" w:cstheme="majorBidi"/>
          <w:color w:val="000000" w:themeColor="text1"/>
          <w:sz w:val="24"/>
          <w:szCs w:val="24"/>
        </w:rPr>
        <w:t xml:space="preserve">showed </w:t>
      </w:r>
      <w:r w:rsidR="00A42E02" w:rsidRPr="00AC2E30">
        <w:rPr>
          <w:rFonts w:asciiTheme="majorBidi" w:hAnsiTheme="majorBidi" w:cstheme="majorBidi"/>
          <w:color w:val="000000" w:themeColor="text1"/>
          <w:sz w:val="24"/>
          <w:szCs w:val="24"/>
        </w:rPr>
        <w:t xml:space="preserve">higher </w:t>
      </w:r>
      <w:r w:rsidR="00D6608B">
        <w:rPr>
          <w:rFonts w:asciiTheme="majorBidi" w:hAnsiTheme="majorBidi" w:cstheme="majorBidi"/>
          <w:color w:val="000000" w:themeColor="text1"/>
          <w:sz w:val="24"/>
          <w:szCs w:val="24"/>
        </w:rPr>
        <w:t>FC</w:t>
      </w:r>
      <w:r w:rsidR="00D33108" w:rsidRPr="00AC2E30">
        <w:rPr>
          <w:rFonts w:asciiTheme="majorBidi" w:hAnsiTheme="majorBidi" w:cstheme="majorBidi"/>
          <w:color w:val="000000" w:themeColor="text1"/>
          <w:sz w:val="24"/>
          <w:szCs w:val="24"/>
        </w:rPr>
        <w:t xml:space="preserve"> </w:t>
      </w:r>
      <w:r w:rsidR="00A42E02" w:rsidRPr="00AC2E30">
        <w:rPr>
          <w:rFonts w:asciiTheme="majorBidi" w:hAnsiTheme="majorBidi" w:cstheme="majorBidi"/>
          <w:color w:val="000000" w:themeColor="text1"/>
          <w:sz w:val="24"/>
          <w:szCs w:val="24"/>
        </w:rPr>
        <w:t xml:space="preserve">for a particular drug, but if the feature appears in </w:t>
      </w:r>
      <w:r w:rsidR="000D119A" w:rsidRPr="00AC2E30">
        <w:rPr>
          <w:rFonts w:asciiTheme="majorBidi" w:hAnsiTheme="majorBidi" w:cstheme="majorBidi"/>
          <w:color w:val="000000" w:themeColor="text1"/>
          <w:sz w:val="24"/>
          <w:szCs w:val="24"/>
        </w:rPr>
        <w:t xml:space="preserve">only </w:t>
      </w:r>
      <w:r w:rsidR="00A42E02" w:rsidRPr="00AC2E30">
        <w:rPr>
          <w:rFonts w:asciiTheme="majorBidi" w:hAnsiTheme="majorBidi" w:cstheme="majorBidi"/>
          <w:color w:val="000000" w:themeColor="text1"/>
          <w:sz w:val="24"/>
          <w:szCs w:val="24"/>
        </w:rPr>
        <w:t xml:space="preserve">a few samples, it </w:t>
      </w:r>
      <w:r w:rsidRPr="00AC2E30">
        <w:rPr>
          <w:rFonts w:asciiTheme="majorBidi" w:hAnsiTheme="majorBidi" w:cstheme="majorBidi"/>
          <w:sz w:val="24"/>
          <w:szCs w:val="24"/>
        </w:rPr>
        <w:t xml:space="preserve">is not </w:t>
      </w:r>
      <w:r w:rsidR="000D119A" w:rsidRPr="00AC2E30">
        <w:rPr>
          <w:rFonts w:asciiTheme="majorBidi" w:hAnsiTheme="majorBidi" w:cstheme="majorBidi"/>
          <w:sz w:val="24"/>
          <w:szCs w:val="24"/>
        </w:rPr>
        <w:t xml:space="preserve">useful </w:t>
      </w:r>
      <w:r w:rsidR="00A42E02" w:rsidRPr="00AC2E30">
        <w:rPr>
          <w:rFonts w:asciiTheme="majorBidi" w:hAnsiTheme="majorBidi" w:cstheme="majorBidi"/>
          <w:color w:val="000000" w:themeColor="text1"/>
          <w:sz w:val="24"/>
          <w:szCs w:val="24"/>
        </w:rPr>
        <w:t xml:space="preserve">to </w:t>
      </w:r>
      <w:r w:rsidR="00EA61B9" w:rsidRPr="00AC2E30">
        <w:rPr>
          <w:rFonts w:asciiTheme="majorBidi" w:hAnsiTheme="majorBidi" w:cstheme="majorBidi"/>
          <w:color w:val="000000" w:themeColor="text1"/>
          <w:sz w:val="24"/>
          <w:szCs w:val="24"/>
        </w:rPr>
        <w:t>predict</w:t>
      </w:r>
      <w:r w:rsidR="00A42E02" w:rsidRPr="00AC2E30">
        <w:rPr>
          <w:rFonts w:asciiTheme="majorBidi" w:hAnsiTheme="majorBidi" w:cstheme="majorBidi"/>
          <w:color w:val="000000" w:themeColor="text1"/>
          <w:sz w:val="24"/>
          <w:szCs w:val="24"/>
        </w:rPr>
        <w:t xml:space="preserve"> the drug. For example, in </w:t>
      </w:r>
      <w:r w:rsidR="006D44F4" w:rsidRPr="00AC2E30">
        <w:rPr>
          <w:rFonts w:asciiTheme="majorBidi" w:hAnsiTheme="majorBidi" w:cstheme="majorBidi"/>
          <w:color w:val="000000" w:themeColor="text1"/>
          <w:sz w:val="24"/>
          <w:szCs w:val="24"/>
        </w:rPr>
        <w:t xml:space="preserve">Supplementary </w:t>
      </w:r>
      <w:r w:rsidR="00A42E02" w:rsidRPr="00AC2E30">
        <w:rPr>
          <w:rFonts w:asciiTheme="majorBidi" w:hAnsiTheme="majorBidi" w:cstheme="majorBidi"/>
          <w:color w:val="000000" w:themeColor="text1"/>
          <w:sz w:val="24"/>
          <w:szCs w:val="24"/>
        </w:rPr>
        <w:t>Figure</w:t>
      </w:r>
      <w:r w:rsidR="00097A6C" w:rsidRPr="00AC2E30">
        <w:rPr>
          <w:rFonts w:asciiTheme="majorBidi" w:hAnsiTheme="majorBidi" w:cstheme="majorBidi"/>
          <w:color w:val="000000" w:themeColor="text1"/>
          <w:sz w:val="24"/>
          <w:szCs w:val="24"/>
        </w:rPr>
        <w:t xml:space="preserve"> </w:t>
      </w:r>
      <w:r w:rsidR="00A42E02" w:rsidRPr="00AC2E30">
        <w:rPr>
          <w:rFonts w:asciiTheme="majorBidi" w:hAnsiTheme="majorBidi" w:cstheme="majorBidi"/>
          <w:color w:val="000000" w:themeColor="text1"/>
          <w:sz w:val="24"/>
          <w:szCs w:val="24"/>
        </w:rPr>
        <w:t xml:space="preserve">1 </w:t>
      </w:r>
      <w:r w:rsidR="000D119A" w:rsidRPr="00AC2E30">
        <w:rPr>
          <w:rFonts w:asciiTheme="majorBidi" w:hAnsiTheme="majorBidi" w:cstheme="majorBidi"/>
          <w:color w:val="000000" w:themeColor="text1"/>
          <w:sz w:val="24"/>
          <w:szCs w:val="24"/>
        </w:rPr>
        <w:t>‘</w:t>
      </w:r>
      <w:r w:rsidR="00A42E02" w:rsidRPr="00AC2E30">
        <w:rPr>
          <w:rFonts w:asciiTheme="majorBidi" w:hAnsiTheme="majorBidi" w:cstheme="majorBidi"/>
          <w:color w:val="000000" w:themeColor="text1"/>
          <w:sz w:val="24"/>
          <w:szCs w:val="24"/>
        </w:rPr>
        <w:t>Deafness</w:t>
      </w:r>
      <w:r w:rsidR="000D119A" w:rsidRPr="00AC2E30">
        <w:rPr>
          <w:rFonts w:asciiTheme="majorBidi" w:hAnsiTheme="majorBidi" w:cstheme="majorBidi"/>
          <w:color w:val="000000" w:themeColor="text1"/>
          <w:sz w:val="24"/>
          <w:szCs w:val="24"/>
        </w:rPr>
        <w:t>’</w:t>
      </w:r>
      <w:r w:rsidR="00A42E02" w:rsidRPr="00AC2E30">
        <w:rPr>
          <w:rFonts w:asciiTheme="majorBidi" w:hAnsiTheme="majorBidi" w:cstheme="majorBidi"/>
          <w:color w:val="000000" w:themeColor="text1"/>
          <w:sz w:val="24"/>
          <w:szCs w:val="24"/>
        </w:rPr>
        <w:t xml:space="preserve"> has high </w:t>
      </w:r>
      <w:r w:rsidR="00D6608B">
        <w:rPr>
          <w:rFonts w:asciiTheme="majorBidi" w:hAnsiTheme="majorBidi" w:cstheme="majorBidi"/>
          <w:color w:val="000000" w:themeColor="text1"/>
          <w:sz w:val="24"/>
          <w:szCs w:val="24"/>
        </w:rPr>
        <w:t>FC</w:t>
      </w:r>
      <w:r w:rsidR="00D33108" w:rsidRPr="00AC2E30">
        <w:rPr>
          <w:rFonts w:asciiTheme="majorBidi" w:hAnsiTheme="majorBidi" w:cstheme="majorBidi"/>
          <w:color w:val="000000" w:themeColor="text1"/>
          <w:sz w:val="24"/>
          <w:szCs w:val="24"/>
        </w:rPr>
        <w:t xml:space="preserve"> </w:t>
      </w:r>
      <w:r w:rsidR="000D119A" w:rsidRPr="00AC2E30">
        <w:rPr>
          <w:rFonts w:asciiTheme="majorBidi" w:hAnsiTheme="majorBidi" w:cstheme="majorBidi"/>
          <w:color w:val="000000" w:themeColor="text1"/>
          <w:sz w:val="24"/>
          <w:szCs w:val="24"/>
        </w:rPr>
        <w:t>for</w:t>
      </w:r>
      <w:r w:rsidR="00A42E02" w:rsidRPr="00AC2E30">
        <w:rPr>
          <w:rFonts w:asciiTheme="majorBidi" w:hAnsiTheme="majorBidi" w:cstheme="majorBidi"/>
          <w:color w:val="000000" w:themeColor="text1"/>
          <w:sz w:val="24"/>
          <w:szCs w:val="24"/>
        </w:rPr>
        <w:t xml:space="preserve"> </w:t>
      </w:r>
      <w:r w:rsidR="00CA2717" w:rsidRPr="00AC2E30">
        <w:rPr>
          <w:rFonts w:asciiTheme="majorBidi" w:hAnsiTheme="majorBidi" w:cstheme="majorBidi"/>
          <w:color w:val="000000" w:themeColor="text1"/>
          <w:sz w:val="24"/>
          <w:szCs w:val="24"/>
        </w:rPr>
        <w:t>a</w:t>
      </w:r>
      <w:r w:rsidR="00A42E02" w:rsidRPr="00AC2E30">
        <w:rPr>
          <w:rFonts w:asciiTheme="majorBidi" w:hAnsiTheme="majorBidi" w:cstheme="majorBidi"/>
          <w:color w:val="000000" w:themeColor="text1"/>
          <w:sz w:val="24"/>
          <w:szCs w:val="24"/>
        </w:rPr>
        <w:t>spirin</w:t>
      </w:r>
      <w:r w:rsidR="000D119A" w:rsidRPr="00AC2E30">
        <w:rPr>
          <w:rFonts w:asciiTheme="majorBidi" w:hAnsiTheme="majorBidi" w:cstheme="majorBidi"/>
          <w:color w:val="000000" w:themeColor="text1"/>
          <w:sz w:val="24"/>
          <w:szCs w:val="24"/>
        </w:rPr>
        <w:t>, which suggests that poisoning cases with deafness are likely to be from aspirin</w:t>
      </w:r>
      <w:r w:rsidR="00A42E02" w:rsidRPr="00AC2E30">
        <w:rPr>
          <w:rFonts w:asciiTheme="majorBidi" w:hAnsiTheme="majorBidi" w:cstheme="majorBidi"/>
          <w:color w:val="000000" w:themeColor="text1"/>
          <w:sz w:val="24"/>
          <w:szCs w:val="24"/>
        </w:rPr>
        <w:t xml:space="preserve">. </w:t>
      </w:r>
      <w:r w:rsidR="00570C65" w:rsidRPr="00AC2E30">
        <w:rPr>
          <w:rFonts w:asciiTheme="majorBidi" w:hAnsiTheme="majorBidi" w:cstheme="majorBidi"/>
          <w:color w:val="000000" w:themeColor="text1"/>
          <w:sz w:val="24"/>
          <w:szCs w:val="24"/>
        </w:rPr>
        <w:t>However</w:t>
      </w:r>
      <w:r w:rsidR="001837CB" w:rsidRPr="00AC2E30">
        <w:rPr>
          <w:rFonts w:asciiTheme="majorBidi" w:hAnsiTheme="majorBidi" w:cstheme="majorBidi"/>
          <w:color w:val="000000" w:themeColor="text1"/>
          <w:sz w:val="24"/>
          <w:szCs w:val="24"/>
        </w:rPr>
        <w:t xml:space="preserve">, </w:t>
      </w:r>
      <w:r w:rsidR="00A42E02" w:rsidRPr="00AC2E30">
        <w:rPr>
          <w:rFonts w:asciiTheme="majorBidi" w:hAnsiTheme="majorBidi" w:cstheme="majorBidi"/>
          <w:color w:val="000000" w:themeColor="text1"/>
          <w:sz w:val="24"/>
          <w:szCs w:val="24"/>
        </w:rPr>
        <w:t xml:space="preserve">the number of </w:t>
      </w:r>
      <w:r w:rsidR="000D119A" w:rsidRPr="00AC2E30">
        <w:rPr>
          <w:rFonts w:asciiTheme="majorBidi" w:hAnsiTheme="majorBidi" w:cstheme="majorBidi"/>
          <w:color w:val="000000" w:themeColor="text1"/>
          <w:sz w:val="24"/>
          <w:szCs w:val="24"/>
        </w:rPr>
        <w:t>cases with deafness is too low relative</w:t>
      </w:r>
      <w:r w:rsidR="00A42E02" w:rsidRPr="00AC2E30">
        <w:rPr>
          <w:rFonts w:asciiTheme="majorBidi" w:hAnsiTheme="majorBidi" w:cstheme="majorBidi"/>
          <w:color w:val="000000" w:themeColor="text1"/>
          <w:sz w:val="24"/>
          <w:szCs w:val="24"/>
        </w:rPr>
        <w:t xml:space="preserve"> to the number of</w:t>
      </w:r>
      <w:r w:rsidR="000D119A" w:rsidRPr="00AC2E30">
        <w:rPr>
          <w:rFonts w:asciiTheme="majorBidi" w:hAnsiTheme="majorBidi" w:cstheme="majorBidi"/>
          <w:color w:val="000000" w:themeColor="text1"/>
          <w:sz w:val="24"/>
          <w:szCs w:val="24"/>
        </w:rPr>
        <w:t xml:space="preserve"> cases with</w:t>
      </w:r>
      <w:r w:rsidR="00A42E02" w:rsidRPr="00AC2E30">
        <w:rPr>
          <w:rFonts w:asciiTheme="majorBidi" w:hAnsiTheme="majorBidi" w:cstheme="majorBidi"/>
          <w:color w:val="000000" w:themeColor="text1"/>
          <w:sz w:val="24"/>
          <w:szCs w:val="24"/>
        </w:rPr>
        <w:t xml:space="preserve"> </w:t>
      </w:r>
      <w:r w:rsidR="000D119A" w:rsidRPr="00AC2E30">
        <w:rPr>
          <w:rFonts w:asciiTheme="majorBidi" w:hAnsiTheme="majorBidi" w:cstheme="majorBidi"/>
          <w:color w:val="000000" w:themeColor="text1"/>
          <w:sz w:val="24"/>
          <w:szCs w:val="24"/>
        </w:rPr>
        <w:lastRenderedPageBreak/>
        <w:t>aspirin</w:t>
      </w:r>
      <w:r w:rsidR="00A42E02" w:rsidRPr="00AC2E30">
        <w:rPr>
          <w:rFonts w:asciiTheme="majorBidi" w:hAnsiTheme="majorBidi" w:cstheme="majorBidi"/>
          <w:color w:val="000000" w:themeColor="text1"/>
          <w:sz w:val="24"/>
          <w:szCs w:val="24"/>
        </w:rPr>
        <w:t>.</w:t>
      </w:r>
      <w:r w:rsidR="000D119A" w:rsidRPr="00AC2E30">
        <w:rPr>
          <w:rFonts w:asciiTheme="majorBidi" w:hAnsiTheme="majorBidi" w:cstheme="majorBidi"/>
          <w:color w:val="000000" w:themeColor="text1"/>
          <w:sz w:val="24"/>
          <w:szCs w:val="24"/>
        </w:rPr>
        <w:t xml:space="preserve"> A separate </w:t>
      </w:r>
      <w:r w:rsidR="00A42E02" w:rsidRPr="00AC2E30">
        <w:rPr>
          <w:rFonts w:asciiTheme="majorBidi" w:hAnsiTheme="majorBidi" w:cstheme="majorBidi"/>
          <w:color w:val="000000" w:themeColor="text1"/>
          <w:sz w:val="24"/>
          <w:szCs w:val="24"/>
        </w:rPr>
        <w:t>parameter</w:t>
      </w:r>
      <w:r w:rsidR="000D119A" w:rsidRPr="00AC2E30">
        <w:rPr>
          <w:rFonts w:asciiTheme="majorBidi" w:hAnsiTheme="majorBidi" w:cstheme="majorBidi"/>
          <w:color w:val="000000" w:themeColor="text1"/>
          <w:sz w:val="24"/>
          <w:szCs w:val="24"/>
        </w:rPr>
        <w:t xml:space="preserve">, </w:t>
      </w:r>
      <w:r w:rsidR="00B37C00" w:rsidRPr="00AC2E30">
        <w:rPr>
          <w:rFonts w:asciiTheme="majorBidi" w:hAnsiTheme="majorBidi" w:cstheme="majorBidi"/>
          <w:color w:val="000000" w:themeColor="text1"/>
          <w:sz w:val="24"/>
          <w:szCs w:val="24"/>
        </w:rPr>
        <w:t>C</w:t>
      </w:r>
      <w:r w:rsidR="00A42E02" w:rsidRPr="00AC2E30">
        <w:rPr>
          <w:rFonts w:asciiTheme="majorBidi" w:hAnsiTheme="majorBidi" w:cstheme="majorBidi"/>
          <w:color w:val="000000" w:themeColor="text1"/>
          <w:sz w:val="24"/>
          <w:szCs w:val="24"/>
        </w:rPr>
        <w:t xml:space="preserve">lass </w:t>
      </w:r>
      <w:r w:rsidR="00AC6979" w:rsidRPr="00AC2E30">
        <w:rPr>
          <w:rFonts w:asciiTheme="majorBidi" w:hAnsiTheme="majorBidi" w:cstheme="majorBidi"/>
          <w:color w:val="000000" w:themeColor="text1"/>
          <w:sz w:val="24"/>
          <w:szCs w:val="24"/>
        </w:rPr>
        <w:t>C</w:t>
      </w:r>
      <w:r w:rsidR="00A42E02" w:rsidRPr="00AC2E30">
        <w:rPr>
          <w:rFonts w:asciiTheme="majorBidi" w:hAnsiTheme="majorBidi" w:cstheme="majorBidi"/>
          <w:color w:val="000000" w:themeColor="text1"/>
          <w:sz w:val="24"/>
          <w:szCs w:val="24"/>
        </w:rPr>
        <w:t>overage (CC)</w:t>
      </w:r>
      <w:r w:rsidR="00366EEB" w:rsidRPr="00AC2E30">
        <w:rPr>
          <w:rFonts w:asciiTheme="majorBidi" w:hAnsiTheme="majorBidi" w:cstheme="majorBidi"/>
          <w:color w:val="000000" w:themeColor="text1"/>
          <w:sz w:val="24"/>
          <w:szCs w:val="24"/>
        </w:rPr>
        <w:t xml:space="preserve">, </w:t>
      </w:r>
      <w:r w:rsidR="004342A9" w:rsidRPr="00AC2E30">
        <w:rPr>
          <w:rFonts w:asciiTheme="majorBidi" w:hAnsiTheme="majorBidi" w:cstheme="majorBidi"/>
          <w:color w:val="000000" w:themeColor="text1"/>
          <w:sz w:val="24"/>
          <w:szCs w:val="24"/>
        </w:rPr>
        <w:t xml:space="preserve">can account for this limitation in </w:t>
      </w:r>
      <w:r w:rsidR="00D6608B">
        <w:rPr>
          <w:rFonts w:asciiTheme="majorBidi" w:hAnsiTheme="majorBidi" w:cstheme="majorBidi"/>
          <w:color w:val="000000" w:themeColor="text1"/>
          <w:sz w:val="24"/>
          <w:szCs w:val="24"/>
        </w:rPr>
        <w:t>FC</w:t>
      </w:r>
      <w:r w:rsidR="00A42E02" w:rsidRPr="00AC2E30">
        <w:rPr>
          <w:rFonts w:asciiTheme="majorBidi" w:hAnsiTheme="majorBidi" w:cstheme="majorBidi"/>
          <w:color w:val="000000" w:themeColor="text1"/>
          <w:sz w:val="24"/>
          <w:szCs w:val="24"/>
        </w:rPr>
        <w:t xml:space="preserve">. </w:t>
      </w:r>
      <w:r w:rsidRPr="00AC2E30">
        <w:rPr>
          <w:rFonts w:asciiTheme="majorBidi" w:hAnsiTheme="majorBidi" w:cstheme="majorBidi"/>
          <w:sz w:val="24"/>
          <w:szCs w:val="24"/>
        </w:rPr>
        <w:t xml:space="preserve">For each drug A and </w:t>
      </w:r>
      <w:r w:rsidR="00082079" w:rsidRPr="00AC2E30">
        <w:rPr>
          <w:rFonts w:asciiTheme="majorBidi" w:hAnsiTheme="majorBidi" w:cstheme="majorBidi"/>
          <w:sz w:val="24"/>
          <w:szCs w:val="24"/>
        </w:rPr>
        <w:t xml:space="preserve">binary </w:t>
      </w:r>
      <w:r w:rsidRPr="00AC2E30">
        <w:rPr>
          <w:rFonts w:asciiTheme="majorBidi" w:hAnsiTheme="majorBidi" w:cstheme="majorBidi"/>
          <w:sz w:val="24"/>
          <w:szCs w:val="24"/>
        </w:rPr>
        <w:t xml:space="preserve">feature F, </w:t>
      </w:r>
      <w:r w:rsidR="00D6608B">
        <w:rPr>
          <w:rFonts w:asciiTheme="majorBidi" w:hAnsiTheme="majorBidi" w:cstheme="majorBidi"/>
          <w:sz w:val="24"/>
          <w:szCs w:val="24"/>
        </w:rPr>
        <w:t>CC</w:t>
      </w:r>
      <w:r w:rsidRPr="00AC2E30">
        <w:rPr>
          <w:rFonts w:asciiTheme="majorBidi" w:hAnsiTheme="majorBidi" w:cstheme="majorBidi"/>
          <w:sz w:val="24"/>
          <w:szCs w:val="24"/>
        </w:rPr>
        <w:t xml:space="preserve"> measures the percentage of data entries in which the poisoning agent </w:t>
      </w:r>
      <w:r w:rsidR="004342A9" w:rsidRPr="00AC2E30">
        <w:rPr>
          <w:rFonts w:asciiTheme="majorBidi" w:hAnsiTheme="majorBidi" w:cstheme="majorBidi"/>
          <w:sz w:val="24"/>
          <w:szCs w:val="24"/>
        </w:rPr>
        <w:t>i</w:t>
      </w:r>
      <w:r w:rsidRPr="00AC2E30">
        <w:rPr>
          <w:rFonts w:asciiTheme="majorBidi" w:hAnsiTheme="majorBidi" w:cstheme="majorBidi"/>
          <w:sz w:val="24"/>
          <w:szCs w:val="24"/>
        </w:rPr>
        <w:t xml:space="preserve">s drug </w:t>
      </w:r>
      <w:r w:rsidR="00FF4D25" w:rsidRPr="00AC2E30">
        <w:rPr>
          <w:rFonts w:asciiTheme="majorBidi" w:hAnsiTheme="majorBidi" w:cstheme="majorBidi"/>
          <w:sz w:val="24"/>
          <w:szCs w:val="24"/>
        </w:rPr>
        <w:t>A</w:t>
      </w:r>
      <w:r w:rsidRPr="00AC2E30">
        <w:rPr>
          <w:rFonts w:asciiTheme="majorBidi" w:hAnsiTheme="majorBidi" w:cstheme="majorBidi"/>
          <w:sz w:val="24"/>
          <w:szCs w:val="24"/>
        </w:rPr>
        <w:t xml:space="preserve"> </w:t>
      </w:r>
      <w:r w:rsidR="00A45251" w:rsidRPr="00AC2E30">
        <w:rPr>
          <w:rFonts w:asciiTheme="majorBidi" w:hAnsiTheme="majorBidi" w:cstheme="majorBidi"/>
          <w:sz w:val="24"/>
          <w:szCs w:val="24"/>
        </w:rPr>
        <w:t xml:space="preserve">and </w:t>
      </w:r>
      <w:r w:rsidR="00682571" w:rsidRPr="00AC2E30">
        <w:rPr>
          <w:rFonts w:asciiTheme="majorBidi" w:hAnsiTheme="majorBidi" w:cstheme="majorBidi"/>
          <w:sz w:val="24"/>
          <w:szCs w:val="24"/>
        </w:rPr>
        <w:t xml:space="preserve">which </w:t>
      </w:r>
      <w:r w:rsidRPr="00AC2E30">
        <w:rPr>
          <w:rFonts w:asciiTheme="majorBidi" w:hAnsiTheme="majorBidi" w:cstheme="majorBidi"/>
          <w:sz w:val="24"/>
          <w:szCs w:val="24"/>
        </w:rPr>
        <w:t>have the feature F (F = 1)</w:t>
      </w:r>
      <w:r w:rsidR="00944046" w:rsidRPr="00AC2E30">
        <w:rPr>
          <w:rFonts w:asciiTheme="majorBidi" w:hAnsiTheme="majorBidi" w:cstheme="majorBidi"/>
          <w:sz w:val="24"/>
          <w:szCs w:val="24"/>
        </w:rPr>
        <w:t xml:space="preserve"> over the total number of </w:t>
      </w:r>
      <w:r w:rsidR="004342A9" w:rsidRPr="00AC2E30">
        <w:rPr>
          <w:rFonts w:asciiTheme="majorBidi" w:hAnsiTheme="majorBidi" w:cstheme="majorBidi"/>
          <w:sz w:val="24"/>
          <w:szCs w:val="24"/>
        </w:rPr>
        <w:t xml:space="preserve">cases </w:t>
      </w:r>
      <w:r w:rsidR="00944046" w:rsidRPr="00AC2E30">
        <w:rPr>
          <w:rFonts w:asciiTheme="majorBidi" w:hAnsiTheme="majorBidi" w:cstheme="majorBidi"/>
          <w:sz w:val="24"/>
          <w:szCs w:val="24"/>
        </w:rPr>
        <w:t xml:space="preserve">in which the poisoning agent </w:t>
      </w:r>
      <w:r w:rsidR="004342A9" w:rsidRPr="00AC2E30">
        <w:rPr>
          <w:rFonts w:asciiTheme="majorBidi" w:hAnsiTheme="majorBidi" w:cstheme="majorBidi"/>
          <w:sz w:val="24"/>
          <w:szCs w:val="24"/>
        </w:rPr>
        <w:t>i</w:t>
      </w:r>
      <w:r w:rsidR="00944046" w:rsidRPr="00AC2E30">
        <w:rPr>
          <w:rFonts w:asciiTheme="majorBidi" w:hAnsiTheme="majorBidi" w:cstheme="majorBidi"/>
          <w:sz w:val="24"/>
          <w:szCs w:val="24"/>
        </w:rPr>
        <w:t xml:space="preserve">s drug </w:t>
      </w:r>
      <w:r w:rsidR="00FF4D25" w:rsidRPr="00AC2E30">
        <w:rPr>
          <w:rFonts w:asciiTheme="majorBidi" w:hAnsiTheme="majorBidi" w:cstheme="majorBidi"/>
          <w:sz w:val="24"/>
          <w:szCs w:val="24"/>
        </w:rPr>
        <w:t>A</w:t>
      </w:r>
      <w:r w:rsidR="00A42E02" w:rsidRPr="00AC2E30">
        <w:rPr>
          <w:rFonts w:asciiTheme="majorBidi" w:hAnsiTheme="majorBidi" w:cstheme="majorBidi"/>
          <w:color w:val="000000" w:themeColor="text1"/>
          <w:sz w:val="24"/>
          <w:szCs w:val="24"/>
        </w:rPr>
        <w:t>. If a feature has</w:t>
      </w:r>
      <w:r w:rsidRPr="00AC2E30">
        <w:rPr>
          <w:rFonts w:asciiTheme="majorBidi" w:hAnsiTheme="majorBidi" w:cstheme="majorBidi"/>
          <w:color w:val="000000" w:themeColor="text1"/>
          <w:sz w:val="24"/>
          <w:szCs w:val="24"/>
        </w:rPr>
        <w:t xml:space="preserve"> a</w:t>
      </w:r>
      <w:r w:rsidR="00A42E02" w:rsidRPr="00AC2E30">
        <w:rPr>
          <w:rFonts w:asciiTheme="majorBidi" w:hAnsiTheme="majorBidi" w:cstheme="majorBidi"/>
          <w:color w:val="000000" w:themeColor="text1"/>
          <w:sz w:val="24"/>
          <w:szCs w:val="24"/>
        </w:rPr>
        <w:t xml:space="preserve"> </w:t>
      </w:r>
      <w:r w:rsidR="001837CB" w:rsidRPr="00AC2E30">
        <w:rPr>
          <w:rFonts w:asciiTheme="majorBidi" w:hAnsiTheme="majorBidi" w:cstheme="majorBidi"/>
          <w:color w:val="000000" w:themeColor="text1"/>
          <w:sz w:val="24"/>
          <w:szCs w:val="24"/>
        </w:rPr>
        <w:t>high</w:t>
      </w:r>
      <w:r w:rsidR="00EC47CD" w:rsidRPr="00AC2E30">
        <w:rPr>
          <w:rFonts w:asciiTheme="majorBidi" w:hAnsiTheme="majorBidi" w:cstheme="majorBidi"/>
          <w:color w:val="000000" w:themeColor="text1"/>
          <w:sz w:val="24"/>
          <w:szCs w:val="24"/>
        </w:rPr>
        <w:t xml:space="preserve"> </w:t>
      </w:r>
      <w:r w:rsidR="00D6608B">
        <w:rPr>
          <w:rFonts w:asciiTheme="majorBidi" w:hAnsiTheme="majorBidi" w:cstheme="majorBidi"/>
          <w:color w:val="000000" w:themeColor="text1"/>
          <w:sz w:val="24"/>
          <w:szCs w:val="24"/>
        </w:rPr>
        <w:t>CC</w:t>
      </w:r>
      <w:r w:rsidR="00A42E02" w:rsidRPr="00AC2E30">
        <w:rPr>
          <w:rFonts w:asciiTheme="majorBidi" w:hAnsiTheme="majorBidi" w:cstheme="majorBidi"/>
          <w:color w:val="000000" w:themeColor="text1"/>
          <w:sz w:val="24"/>
          <w:szCs w:val="24"/>
        </w:rPr>
        <w:t xml:space="preserve"> for drug A, </w:t>
      </w:r>
      <w:r w:rsidR="00EC47CD" w:rsidRPr="00AC2E30">
        <w:rPr>
          <w:rFonts w:asciiTheme="majorBidi" w:hAnsiTheme="majorBidi" w:cstheme="majorBidi"/>
          <w:color w:val="000000" w:themeColor="text1"/>
          <w:sz w:val="24"/>
          <w:szCs w:val="24"/>
        </w:rPr>
        <w:t xml:space="preserve">then a case exposed to </w:t>
      </w:r>
      <w:r w:rsidRPr="00AC2E30">
        <w:rPr>
          <w:rFonts w:asciiTheme="majorBidi" w:hAnsiTheme="majorBidi" w:cstheme="majorBidi"/>
          <w:sz w:val="24"/>
          <w:szCs w:val="24"/>
        </w:rPr>
        <w:t>drug A</w:t>
      </w:r>
      <w:r w:rsidR="00EC47CD" w:rsidRPr="00AC2E30">
        <w:rPr>
          <w:rFonts w:asciiTheme="majorBidi" w:hAnsiTheme="majorBidi" w:cstheme="majorBidi"/>
          <w:sz w:val="24"/>
          <w:szCs w:val="24"/>
        </w:rPr>
        <w:t xml:space="preserve"> has a high probability of </w:t>
      </w:r>
      <w:r w:rsidRPr="00AC2E30">
        <w:rPr>
          <w:rFonts w:asciiTheme="majorBidi" w:hAnsiTheme="majorBidi" w:cstheme="majorBidi"/>
          <w:sz w:val="24"/>
          <w:szCs w:val="24"/>
        </w:rPr>
        <w:t>the presence of feature F.</w:t>
      </w:r>
    </w:p>
    <w:p w14:paraId="6BB7576A" w14:textId="1571A162" w:rsidR="00A42E02" w:rsidRPr="00AC2E30" w:rsidRDefault="00D6608B" w:rsidP="00032B47">
      <w:pPr>
        <w:spacing w:line="480" w:lineRule="auto"/>
        <w:ind w:firstLine="720"/>
        <w:jc w:val="both"/>
        <w:rPr>
          <w:rFonts w:asciiTheme="majorBidi" w:hAnsiTheme="majorBidi" w:cstheme="majorBidi"/>
          <w:color w:val="000000" w:themeColor="text1"/>
        </w:rPr>
      </w:pPr>
      <w:r>
        <w:rPr>
          <w:rFonts w:asciiTheme="majorBidi" w:hAnsiTheme="majorBidi" w:cstheme="majorBidi"/>
          <w:color w:val="000000" w:themeColor="text1"/>
        </w:rPr>
        <w:t>CC</w:t>
      </w:r>
      <w:r w:rsidR="00A42E02" w:rsidRPr="00AC2E30">
        <w:rPr>
          <w:rFonts w:asciiTheme="majorBidi" w:hAnsiTheme="majorBidi" w:cstheme="majorBidi"/>
          <w:color w:val="000000" w:themeColor="text1"/>
        </w:rPr>
        <w:t xml:space="preserve"> of feature F for drug A,</w:t>
      </w:r>
      <w:r w:rsidR="001837CB" w:rsidRPr="00AC2E30">
        <w:rPr>
          <w:rFonts w:asciiTheme="majorBidi" w:hAnsiTheme="majorBidi" w:cstheme="majorBidi"/>
          <w:color w:val="000000" w:themeColor="text1"/>
        </w:rPr>
        <w:t xml:space="preserve"> </w:t>
      </w: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CC</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r>
          <w:rPr>
            <w:rFonts w:ascii="Cambria Math" w:hAnsi="Cambria Math" w:cstheme="majorBidi"/>
            <w:color w:val="000000" w:themeColor="text1"/>
          </w:rPr>
          <m:t>=</m:t>
        </m:r>
        <m:f>
          <m:fPr>
            <m:ctrlPr>
              <w:rPr>
                <w:rFonts w:ascii="Cambria Math" w:hAnsi="Cambria Math" w:cstheme="majorBidi"/>
                <w:i/>
                <w:color w:val="000000" w:themeColor="text1"/>
              </w:rPr>
            </m:ctrlPr>
          </m:fPr>
          <m:num>
            <m:sSubSup>
              <m:sSubSupPr>
                <m:ctrlPr>
                  <w:rPr>
                    <w:rFonts w:ascii="Cambria Math" w:hAnsi="Cambria Math" w:cstheme="majorBidi"/>
                    <w:i/>
                    <w:color w:val="000000" w:themeColor="text1"/>
                  </w:rPr>
                </m:ctrlPr>
              </m:sSubSupPr>
              <m:e>
                <m:r>
                  <w:rPr>
                    <w:rFonts w:ascii="Cambria Math" w:hAnsi="Cambria Math" w:cstheme="majorBidi"/>
                    <w:color w:val="000000" w:themeColor="text1"/>
                  </w:rPr>
                  <m:t>N</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num>
          <m:den>
            <m:sSub>
              <m:sSubPr>
                <m:ctrlPr>
                  <w:rPr>
                    <w:rFonts w:ascii="Cambria Math" w:hAnsi="Cambria Math" w:cstheme="majorBidi"/>
                    <w:i/>
                    <w:color w:val="000000" w:themeColor="text1"/>
                  </w:rPr>
                </m:ctrlPr>
              </m:sSubPr>
              <m:e>
                <m:r>
                  <w:rPr>
                    <w:rFonts w:ascii="Cambria Math" w:hAnsi="Cambria Math" w:cstheme="majorBidi"/>
                    <w:color w:val="000000" w:themeColor="text1"/>
                  </w:rPr>
                  <m:t>N</m:t>
                </m:r>
              </m:e>
              <m:sub>
                <m:r>
                  <w:rPr>
                    <w:rFonts w:ascii="Cambria Math" w:hAnsi="Cambria Math" w:cstheme="majorBidi"/>
                    <w:color w:val="000000" w:themeColor="text1"/>
                  </w:rPr>
                  <m:t>A</m:t>
                </m:r>
              </m:sub>
            </m:sSub>
          </m:den>
        </m:f>
      </m:oMath>
    </w:p>
    <w:p w14:paraId="73A161FC" w14:textId="7673D1B0" w:rsidR="00A42E02" w:rsidRPr="00AC2E30" w:rsidRDefault="00A42E02"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Where</w:t>
      </w:r>
      <w:r w:rsidR="000C4084" w:rsidRPr="00AC2E30">
        <w:rPr>
          <w:rFonts w:asciiTheme="majorBidi" w:hAnsiTheme="majorBidi" w:cstheme="majorBidi"/>
          <w:color w:val="000000" w:themeColor="text1"/>
        </w:rPr>
        <w:t>in</w:t>
      </w:r>
      <w:r w:rsidRPr="00AC2E30">
        <w:rPr>
          <w:rFonts w:asciiTheme="majorBidi" w:hAnsiTheme="majorBidi" w:cstheme="majorBidi"/>
          <w:color w:val="000000" w:themeColor="text1"/>
        </w:rPr>
        <w:t>,</w:t>
      </w:r>
    </w:p>
    <w:p w14:paraId="1138F0B8" w14:textId="3441C7D3" w:rsidR="00A42E02" w:rsidRPr="00AC2E30" w:rsidRDefault="00A42E02"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 xml:space="preserve"> </w:t>
      </w:r>
      <m:oMath>
        <m:sSub>
          <m:sSubPr>
            <m:ctrlPr>
              <w:rPr>
                <w:rFonts w:ascii="Cambria Math" w:hAnsi="Cambria Math" w:cstheme="majorBidi"/>
                <w:i/>
                <w:color w:val="000000" w:themeColor="text1"/>
              </w:rPr>
            </m:ctrlPr>
          </m:sSubPr>
          <m:e>
            <m:r>
              <w:rPr>
                <w:rFonts w:ascii="Cambria Math" w:hAnsi="Cambria Math" w:cstheme="majorBidi"/>
                <w:color w:val="000000" w:themeColor="text1"/>
              </w:rPr>
              <m:t>N</m:t>
            </m:r>
          </m:e>
          <m:sub>
            <m:r>
              <w:rPr>
                <w:rFonts w:ascii="Cambria Math" w:hAnsi="Cambria Math" w:cstheme="majorBidi"/>
                <w:color w:val="000000" w:themeColor="text1"/>
              </w:rPr>
              <m:t>A</m:t>
            </m:r>
          </m:sub>
        </m:sSub>
      </m:oMath>
      <w:r w:rsidRPr="00AC2E30">
        <w:rPr>
          <w:rFonts w:asciiTheme="majorBidi" w:hAnsiTheme="majorBidi" w:cstheme="majorBidi"/>
          <w:color w:val="000000" w:themeColor="text1"/>
        </w:rPr>
        <w:t xml:space="preserve"> is </w:t>
      </w:r>
      <w:r w:rsidR="001837CB" w:rsidRPr="00AC2E30">
        <w:rPr>
          <w:rFonts w:asciiTheme="majorBidi" w:hAnsiTheme="majorBidi" w:cstheme="majorBidi"/>
          <w:color w:val="000000" w:themeColor="text1"/>
        </w:rPr>
        <w:t xml:space="preserve">the </w:t>
      </w:r>
      <w:r w:rsidRPr="00AC2E30">
        <w:rPr>
          <w:rFonts w:asciiTheme="majorBidi" w:hAnsiTheme="majorBidi" w:cstheme="majorBidi"/>
          <w:color w:val="000000" w:themeColor="text1"/>
        </w:rPr>
        <w:t>number of drug</w:t>
      </w:r>
      <w:r w:rsidR="001837CB"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A samples</w:t>
      </w:r>
    </w:p>
    <w:p w14:paraId="5077732C" w14:textId="2F2F673B" w:rsidR="00A42E02" w:rsidRPr="00AC2E30" w:rsidRDefault="008F41F5" w:rsidP="00032B47">
      <w:pPr>
        <w:spacing w:line="480" w:lineRule="auto"/>
        <w:ind w:firstLine="720"/>
        <w:jc w:val="both"/>
        <w:rPr>
          <w:rFonts w:asciiTheme="majorBidi" w:hAnsiTheme="majorBidi" w:cstheme="majorBidi"/>
          <w:color w:val="000000" w:themeColor="text1"/>
        </w:rPr>
      </w:pPr>
      <m:oMath>
        <m:sSubSup>
          <m:sSubSupPr>
            <m:ctrlPr>
              <w:rPr>
                <w:rFonts w:ascii="Cambria Math" w:hAnsi="Cambria Math" w:cstheme="majorBidi"/>
                <w:i/>
                <w:color w:val="000000" w:themeColor="text1"/>
              </w:rPr>
            </m:ctrlPr>
          </m:sSubSupPr>
          <m:e>
            <m:r>
              <w:rPr>
                <w:rFonts w:ascii="Cambria Math" w:hAnsi="Cambria Math" w:cstheme="majorBidi"/>
                <w:color w:val="000000" w:themeColor="text1"/>
              </w:rPr>
              <m:t>N</m:t>
            </m:r>
          </m:e>
          <m:sub>
            <m:r>
              <w:rPr>
                <w:rFonts w:ascii="Cambria Math" w:hAnsi="Cambria Math" w:cstheme="majorBidi"/>
                <w:color w:val="000000" w:themeColor="text1"/>
              </w:rPr>
              <m:t>A</m:t>
            </m:r>
          </m:sub>
          <m:sup>
            <m:r>
              <w:rPr>
                <w:rFonts w:ascii="Cambria Math" w:hAnsi="Cambria Math" w:cstheme="majorBidi"/>
                <w:color w:val="000000" w:themeColor="text1"/>
              </w:rPr>
              <m:t>F</m:t>
            </m:r>
          </m:sup>
        </m:sSubSup>
      </m:oMath>
      <w:r w:rsidR="00366EEB" w:rsidRPr="00AC2E30">
        <w:rPr>
          <w:rFonts w:asciiTheme="majorBidi" w:hAnsiTheme="majorBidi" w:cstheme="majorBidi"/>
          <w:color w:val="000000" w:themeColor="text1"/>
        </w:rPr>
        <w:t xml:space="preserve"> i</w:t>
      </w:r>
      <w:r w:rsidR="00A42E02" w:rsidRPr="00AC2E30">
        <w:rPr>
          <w:rFonts w:asciiTheme="majorBidi" w:hAnsiTheme="majorBidi" w:cstheme="majorBidi"/>
          <w:color w:val="000000" w:themeColor="text1"/>
        </w:rPr>
        <w:t xml:space="preserve">s </w:t>
      </w:r>
      <w:r w:rsidR="000C4084" w:rsidRPr="00AC2E30">
        <w:rPr>
          <w:rFonts w:asciiTheme="majorBidi" w:hAnsiTheme="majorBidi" w:cstheme="majorBidi"/>
          <w:color w:val="000000" w:themeColor="text1"/>
        </w:rPr>
        <w:t xml:space="preserve">the </w:t>
      </w:r>
      <w:r w:rsidR="00A42E02" w:rsidRPr="00AC2E30">
        <w:rPr>
          <w:rFonts w:asciiTheme="majorBidi" w:hAnsiTheme="majorBidi" w:cstheme="majorBidi"/>
          <w:color w:val="000000" w:themeColor="text1"/>
        </w:rPr>
        <w:t>number of samples where feature F is present among drug A samples</w:t>
      </w:r>
    </w:p>
    <w:p w14:paraId="118A3EE5" w14:textId="726EC5AD" w:rsidR="00A42E02" w:rsidRPr="00AC2E30" w:rsidRDefault="002F2C0C" w:rsidP="005E0E9C">
      <w:pPr>
        <w:spacing w:line="480" w:lineRule="auto"/>
        <w:jc w:val="both"/>
        <w:rPr>
          <w:rFonts w:asciiTheme="majorBidi" w:hAnsiTheme="majorBidi" w:cstheme="majorBidi"/>
          <w:color w:val="000000" w:themeColor="text1"/>
        </w:rPr>
      </w:pPr>
      <w:r w:rsidRPr="00AC2E30">
        <w:rPr>
          <w:rFonts w:asciiTheme="majorBidi" w:hAnsiTheme="majorBidi" w:cstheme="majorBidi"/>
        </w:rPr>
        <w:t xml:space="preserve">Supplementary </w:t>
      </w:r>
      <w:r w:rsidR="00CF31EF" w:rsidRPr="00AC2E30">
        <w:rPr>
          <w:rFonts w:asciiTheme="majorBidi" w:hAnsiTheme="majorBidi" w:cstheme="majorBidi"/>
        </w:rPr>
        <w:t xml:space="preserve">Figure 1 includes </w:t>
      </w:r>
      <w:r w:rsidR="00D6608B">
        <w:rPr>
          <w:rFonts w:asciiTheme="majorBidi" w:hAnsiTheme="majorBidi" w:cstheme="majorBidi"/>
        </w:rPr>
        <w:t>CC</w:t>
      </w:r>
      <w:r w:rsidR="00CF31EF" w:rsidRPr="00AC2E30">
        <w:rPr>
          <w:rFonts w:asciiTheme="majorBidi" w:hAnsiTheme="majorBidi" w:cstheme="majorBidi"/>
        </w:rPr>
        <w:t xml:space="preserve"> for drug and binary feature</w:t>
      </w:r>
      <w:r w:rsidR="00EC47CD" w:rsidRPr="00AC2E30">
        <w:rPr>
          <w:rFonts w:asciiTheme="majorBidi" w:hAnsiTheme="majorBidi" w:cstheme="majorBidi"/>
        </w:rPr>
        <w:t>s</w:t>
      </w:r>
      <w:r w:rsidR="00CF31EF" w:rsidRPr="00AC2E30">
        <w:rPr>
          <w:rFonts w:asciiTheme="majorBidi" w:hAnsiTheme="majorBidi" w:cstheme="majorBidi"/>
        </w:rPr>
        <w:t xml:space="preserve">. </w:t>
      </w:r>
      <w:r w:rsidR="00A42E02" w:rsidRPr="00AC2E30">
        <w:rPr>
          <w:rFonts w:asciiTheme="majorBidi" w:hAnsiTheme="majorBidi" w:cstheme="majorBidi"/>
          <w:color w:val="000000" w:themeColor="text1"/>
        </w:rPr>
        <w:t xml:space="preserve">If a feature </w:t>
      </w:r>
      <w:r w:rsidR="004F4FC1" w:rsidRPr="00AC2E30">
        <w:rPr>
          <w:rFonts w:asciiTheme="majorBidi" w:hAnsiTheme="majorBidi" w:cstheme="majorBidi"/>
          <w:color w:val="000000" w:themeColor="text1"/>
        </w:rPr>
        <w:t xml:space="preserve">has </w:t>
      </w:r>
      <w:r w:rsidR="00A42E02" w:rsidRPr="00AC2E30">
        <w:rPr>
          <w:rFonts w:asciiTheme="majorBidi" w:hAnsiTheme="majorBidi" w:cstheme="majorBidi"/>
          <w:color w:val="000000" w:themeColor="text1"/>
        </w:rPr>
        <w:t xml:space="preserve">both high FC and CC for a </w:t>
      </w:r>
      <w:r w:rsidR="00EC47CD" w:rsidRPr="00AC2E30">
        <w:rPr>
          <w:rFonts w:asciiTheme="majorBidi" w:hAnsiTheme="majorBidi" w:cstheme="majorBidi"/>
          <w:color w:val="000000" w:themeColor="text1"/>
        </w:rPr>
        <w:t>drug</w:t>
      </w:r>
      <w:r w:rsidR="00A42E02" w:rsidRPr="00AC2E30">
        <w:rPr>
          <w:rFonts w:asciiTheme="majorBidi" w:hAnsiTheme="majorBidi" w:cstheme="majorBidi"/>
          <w:color w:val="000000" w:themeColor="text1"/>
        </w:rPr>
        <w:t xml:space="preserve">, the feature is important to </w:t>
      </w:r>
      <w:r w:rsidR="00EC47CD" w:rsidRPr="00AC2E30">
        <w:rPr>
          <w:rFonts w:asciiTheme="majorBidi" w:hAnsiTheme="majorBidi" w:cstheme="majorBidi"/>
          <w:color w:val="000000" w:themeColor="text1"/>
        </w:rPr>
        <w:t>predict</w:t>
      </w:r>
      <w:r w:rsidR="00A42E02" w:rsidRPr="00AC2E30">
        <w:rPr>
          <w:rFonts w:asciiTheme="majorBidi" w:hAnsiTheme="majorBidi" w:cstheme="majorBidi"/>
          <w:color w:val="000000" w:themeColor="text1"/>
        </w:rPr>
        <w:t xml:space="preserve"> that drug.</w:t>
      </w:r>
    </w:p>
    <w:p w14:paraId="7C572EA5" w14:textId="00FA2038" w:rsidR="008C4211" w:rsidRPr="00AC2E30" w:rsidRDefault="00EC47CD" w:rsidP="008B460B">
      <w:pPr>
        <w:spacing w:line="480" w:lineRule="auto"/>
        <w:ind w:firstLine="720"/>
        <w:jc w:val="both"/>
        <w:rPr>
          <w:rFonts w:asciiTheme="majorBidi" w:hAnsiTheme="majorBidi" w:cstheme="majorBidi"/>
        </w:rPr>
      </w:pPr>
      <w:r w:rsidRPr="00AC2E30">
        <w:rPr>
          <w:rFonts w:asciiTheme="majorBidi" w:hAnsiTheme="majorBidi" w:cstheme="majorBidi"/>
          <w:color w:val="000000" w:themeColor="text1"/>
        </w:rPr>
        <w:t xml:space="preserve">Since </w:t>
      </w:r>
      <w:r w:rsidR="004F4FC1" w:rsidRPr="00AC2E30">
        <w:rPr>
          <w:rFonts w:asciiTheme="majorBidi" w:hAnsiTheme="majorBidi" w:cstheme="majorBidi"/>
        </w:rPr>
        <w:t xml:space="preserve">the </w:t>
      </w:r>
      <w:r w:rsidRPr="00AC2E30">
        <w:rPr>
          <w:rFonts w:asciiTheme="majorBidi" w:hAnsiTheme="majorBidi" w:cstheme="majorBidi"/>
        </w:rPr>
        <w:t>dependent (</w:t>
      </w:r>
      <w:r w:rsidR="004F4FC1" w:rsidRPr="00AC2E30">
        <w:rPr>
          <w:rFonts w:asciiTheme="majorBidi" w:hAnsiTheme="majorBidi" w:cstheme="majorBidi"/>
        </w:rPr>
        <w:t>target</w:t>
      </w:r>
      <w:r w:rsidRPr="00AC2E30">
        <w:rPr>
          <w:rFonts w:asciiTheme="majorBidi" w:hAnsiTheme="majorBidi" w:cstheme="majorBidi"/>
        </w:rPr>
        <w:t>)</w:t>
      </w:r>
      <w:r w:rsidR="004F4FC1" w:rsidRPr="00AC2E30">
        <w:rPr>
          <w:rFonts w:asciiTheme="majorBidi" w:hAnsiTheme="majorBidi" w:cstheme="majorBidi"/>
        </w:rPr>
        <w:t xml:space="preserve"> variable </w:t>
      </w:r>
      <w:r w:rsidRPr="00AC2E30">
        <w:rPr>
          <w:rFonts w:asciiTheme="majorBidi" w:hAnsiTheme="majorBidi" w:cstheme="majorBidi"/>
        </w:rPr>
        <w:t>has</w:t>
      </w:r>
      <w:r w:rsidR="004F4FC1" w:rsidRPr="00AC2E30">
        <w:rPr>
          <w:rFonts w:asciiTheme="majorBidi" w:hAnsiTheme="majorBidi" w:cstheme="majorBidi"/>
        </w:rPr>
        <w:t xml:space="preserve"> 8 categorical values, this </w:t>
      </w:r>
      <w:r w:rsidRPr="00AC2E30">
        <w:rPr>
          <w:rFonts w:asciiTheme="majorBidi" w:hAnsiTheme="majorBidi" w:cstheme="majorBidi"/>
        </w:rPr>
        <w:t xml:space="preserve">is </w:t>
      </w:r>
      <w:r w:rsidR="004F4FC1" w:rsidRPr="00AC2E30">
        <w:rPr>
          <w:rFonts w:asciiTheme="majorBidi" w:hAnsiTheme="majorBidi" w:cstheme="majorBidi"/>
        </w:rPr>
        <w:t>a classification pro</w:t>
      </w:r>
      <w:r w:rsidR="004F4FC1" w:rsidRPr="00AC2E30">
        <w:rPr>
          <w:rFonts w:asciiTheme="majorBidi" w:hAnsiTheme="majorBidi" w:cstheme="majorBidi"/>
        </w:rPr>
        <w:t>b</w:t>
      </w:r>
      <w:r w:rsidR="004F4FC1" w:rsidRPr="00AC2E30">
        <w:rPr>
          <w:rFonts w:asciiTheme="majorBidi" w:hAnsiTheme="majorBidi" w:cstheme="majorBidi"/>
        </w:rPr>
        <w:t>lem.</w:t>
      </w:r>
      <w:r w:rsidR="00913CFE" w:rsidRPr="00AC2E30">
        <w:rPr>
          <w:rFonts w:asciiTheme="majorBidi" w:hAnsiTheme="majorBidi" w:cstheme="majorBidi"/>
        </w:rPr>
        <w:t xml:space="preserve"> </w:t>
      </w:r>
      <w:r w:rsidRPr="00AC2E30">
        <w:rPr>
          <w:rFonts w:asciiTheme="majorBidi" w:hAnsiTheme="majorBidi" w:cstheme="majorBidi"/>
        </w:rPr>
        <w:t>S</w:t>
      </w:r>
      <w:r w:rsidR="00913CFE" w:rsidRPr="00AC2E30">
        <w:rPr>
          <w:rFonts w:asciiTheme="majorBidi" w:hAnsiTheme="majorBidi" w:cstheme="majorBidi"/>
        </w:rPr>
        <w:t>ince</w:t>
      </w:r>
      <w:r w:rsidR="00E27D95" w:rsidRPr="00AC2E30">
        <w:rPr>
          <w:rFonts w:asciiTheme="majorBidi" w:hAnsiTheme="majorBidi" w:cstheme="majorBidi"/>
          <w:color w:val="000000" w:themeColor="text1"/>
        </w:rPr>
        <w:t xml:space="preserve"> the </w:t>
      </w:r>
      <w:r w:rsidR="00844186" w:rsidRPr="00AC2E30">
        <w:rPr>
          <w:rFonts w:asciiTheme="majorBidi" w:hAnsiTheme="majorBidi" w:cstheme="majorBidi"/>
          <w:color w:val="000000" w:themeColor="text1"/>
        </w:rPr>
        <w:t xml:space="preserve">causative poisoning agent </w:t>
      </w:r>
      <w:r w:rsidR="00E27D95" w:rsidRPr="00AC2E30">
        <w:rPr>
          <w:rFonts w:asciiTheme="majorBidi" w:hAnsiTheme="majorBidi" w:cstheme="majorBidi"/>
          <w:color w:val="000000" w:themeColor="text1"/>
        </w:rPr>
        <w:t xml:space="preserve">in </w:t>
      </w:r>
      <w:r w:rsidR="00844186" w:rsidRPr="00AC2E30">
        <w:rPr>
          <w:rFonts w:asciiTheme="majorBidi" w:hAnsiTheme="majorBidi" w:cstheme="majorBidi"/>
          <w:color w:val="000000" w:themeColor="text1"/>
        </w:rPr>
        <w:t xml:space="preserve">this dataset </w:t>
      </w:r>
      <w:r w:rsidR="002A6E7E" w:rsidRPr="00AC2E30">
        <w:rPr>
          <w:rFonts w:asciiTheme="majorBidi" w:hAnsiTheme="majorBidi" w:cstheme="majorBidi"/>
          <w:color w:val="000000" w:themeColor="text1"/>
        </w:rPr>
        <w:t>is known,</w:t>
      </w:r>
      <w:r w:rsidR="00E27D95" w:rsidRPr="00AC2E30">
        <w:rPr>
          <w:rFonts w:asciiTheme="majorBidi" w:hAnsiTheme="majorBidi" w:cstheme="majorBidi"/>
          <w:color w:val="000000" w:themeColor="text1"/>
        </w:rPr>
        <w:t xml:space="preserve"> </w:t>
      </w:r>
      <w:r w:rsidR="004F4FC1" w:rsidRPr="00AC2E30">
        <w:rPr>
          <w:rFonts w:asciiTheme="majorBidi" w:hAnsiTheme="majorBidi" w:cstheme="majorBidi"/>
        </w:rPr>
        <w:t xml:space="preserve">this problem can </w:t>
      </w:r>
      <w:r w:rsidRPr="00AC2E30">
        <w:rPr>
          <w:rFonts w:asciiTheme="majorBidi" w:hAnsiTheme="majorBidi" w:cstheme="majorBidi"/>
        </w:rPr>
        <w:t xml:space="preserve">also </w:t>
      </w:r>
      <w:r w:rsidR="004F4FC1" w:rsidRPr="00AC2E30">
        <w:rPr>
          <w:rFonts w:asciiTheme="majorBidi" w:hAnsiTheme="majorBidi" w:cstheme="majorBidi"/>
        </w:rPr>
        <w:t>be class</w:t>
      </w:r>
      <w:r w:rsidR="004F4FC1" w:rsidRPr="00AC2E30">
        <w:rPr>
          <w:rFonts w:asciiTheme="majorBidi" w:hAnsiTheme="majorBidi" w:cstheme="majorBidi"/>
        </w:rPr>
        <w:t>i</w:t>
      </w:r>
      <w:r w:rsidR="004F4FC1" w:rsidRPr="00AC2E30">
        <w:rPr>
          <w:rFonts w:asciiTheme="majorBidi" w:hAnsiTheme="majorBidi" w:cstheme="majorBidi"/>
        </w:rPr>
        <w:t>fied as a supervised learning problem</w:t>
      </w:r>
      <w:r w:rsidR="00E27D95" w:rsidRPr="00AC2E30">
        <w:rPr>
          <w:rFonts w:asciiTheme="majorBidi" w:hAnsiTheme="majorBidi" w:cstheme="majorBidi"/>
          <w:color w:val="000000" w:themeColor="text1"/>
        </w:rPr>
        <w:t xml:space="preserve">. </w:t>
      </w:r>
      <w:r w:rsidR="004F4FC1" w:rsidRPr="00AC2E30">
        <w:rPr>
          <w:rFonts w:asciiTheme="majorBidi" w:hAnsiTheme="majorBidi" w:cstheme="majorBidi"/>
        </w:rPr>
        <w:t xml:space="preserve">The first step of </w:t>
      </w:r>
      <w:r w:rsidR="007A4D67" w:rsidRPr="00AC2E30">
        <w:rPr>
          <w:rFonts w:asciiTheme="majorBidi" w:hAnsiTheme="majorBidi" w:cstheme="majorBidi"/>
        </w:rPr>
        <w:t>M</w:t>
      </w:r>
      <w:r w:rsidRPr="00AC2E30">
        <w:rPr>
          <w:rFonts w:asciiTheme="majorBidi" w:hAnsiTheme="majorBidi" w:cstheme="majorBidi"/>
        </w:rPr>
        <w:t>L</w:t>
      </w:r>
      <w:r w:rsidR="004F4FC1" w:rsidRPr="00AC2E30">
        <w:rPr>
          <w:rFonts w:asciiTheme="majorBidi" w:hAnsiTheme="majorBidi" w:cstheme="majorBidi"/>
        </w:rPr>
        <w:t xml:space="preserve"> is preparing the data in a format a</w:t>
      </w:r>
      <w:r w:rsidR="004F4FC1" w:rsidRPr="00AC2E30">
        <w:rPr>
          <w:rFonts w:asciiTheme="majorBidi" w:hAnsiTheme="majorBidi" w:cstheme="majorBidi"/>
        </w:rPr>
        <w:t>c</w:t>
      </w:r>
      <w:r w:rsidR="004F4FC1" w:rsidRPr="00AC2E30">
        <w:rPr>
          <w:rFonts w:asciiTheme="majorBidi" w:hAnsiTheme="majorBidi" w:cstheme="majorBidi"/>
        </w:rPr>
        <w:t>cept</w:t>
      </w:r>
      <w:r w:rsidR="00527D78" w:rsidRPr="00AC2E30">
        <w:rPr>
          <w:rFonts w:asciiTheme="majorBidi" w:hAnsiTheme="majorBidi" w:cstheme="majorBidi"/>
        </w:rPr>
        <w:t>ed</w:t>
      </w:r>
      <w:r w:rsidR="004F4FC1" w:rsidRPr="00AC2E30">
        <w:rPr>
          <w:rFonts w:asciiTheme="majorBidi" w:hAnsiTheme="majorBidi" w:cstheme="majorBidi"/>
        </w:rPr>
        <w:t xml:space="preserve"> by the model</w:t>
      </w:r>
      <w:r w:rsidR="00527D78" w:rsidRPr="00AC2E30">
        <w:rPr>
          <w:rFonts w:asciiTheme="majorBidi" w:hAnsiTheme="majorBidi" w:cstheme="majorBidi"/>
        </w:rPr>
        <w:t xml:space="preserve">, termed </w:t>
      </w:r>
      <w:r w:rsidR="004F4FC1" w:rsidRPr="00AC2E30">
        <w:rPr>
          <w:rFonts w:asciiTheme="majorBidi" w:hAnsiTheme="majorBidi" w:cstheme="majorBidi"/>
        </w:rPr>
        <w:t>data pre</w:t>
      </w:r>
      <w:r w:rsidR="007A4D67" w:rsidRPr="00AC2E30">
        <w:rPr>
          <w:rFonts w:asciiTheme="majorBidi" w:hAnsiTheme="majorBidi" w:cstheme="majorBidi"/>
        </w:rPr>
        <w:t>-</w:t>
      </w:r>
      <w:r w:rsidR="004F4FC1" w:rsidRPr="00AC2E30">
        <w:rPr>
          <w:rFonts w:asciiTheme="majorBidi" w:hAnsiTheme="majorBidi" w:cstheme="majorBidi"/>
        </w:rPr>
        <w:t xml:space="preserve">processing. In this </w:t>
      </w:r>
      <w:r w:rsidR="00527D78" w:rsidRPr="00AC2E30">
        <w:rPr>
          <w:rFonts w:asciiTheme="majorBidi" w:hAnsiTheme="majorBidi" w:cstheme="majorBidi"/>
        </w:rPr>
        <w:t>study</w:t>
      </w:r>
      <w:r w:rsidR="004F4FC1" w:rsidRPr="00AC2E30">
        <w:rPr>
          <w:rFonts w:asciiTheme="majorBidi" w:hAnsiTheme="majorBidi" w:cstheme="majorBidi"/>
        </w:rPr>
        <w:t>, pre</w:t>
      </w:r>
      <w:r w:rsidR="007A4D67" w:rsidRPr="00AC2E30">
        <w:rPr>
          <w:rFonts w:asciiTheme="majorBidi" w:hAnsiTheme="majorBidi" w:cstheme="majorBidi"/>
        </w:rPr>
        <w:t>-</w:t>
      </w:r>
      <w:r w:rsidR="004F4FC1" w:rsidRPr="00AC2E30">
        <w:rPr>
          <w:rFonts w:asciiTheme="majorBidi" w:hAnsiTheme="majorBidi" w:cstheme="majorBidi"/>
        </w:rPr>
        <w:t xml:space="preserve">processing </w:t>
      </w:r>
      <w:r w:rsidR="00527D78" w:rsidRPr="00AC2E30">
        <w:rPr>
          <w:rFonts w:asciiTheme="majorBidi" w:hAnsiTheme="majorBidi" w:cstheme="majorBidi"/>
        </w:rPr>
        <w:t>include</w:t>
      </w:r>
      <w:r w:rsidR="00080868" w:rsidRPr="00AC2E30">
        <w:rPr>
          <w:rFonts w:asciiTheme="majorBidi" w:hAnsiTheme="majorBidi" w:cstheme="majorBidi"/>
        </w:rPr>
        <w:t>d</w:t>
      </w:r>
      <w:r w:rsidR="00527D78" w:rsidRPr="00AC2E30">
        <w:rPr>
          <w:rFonts w:asciiTheme="majorBidi" w:hAnsiTheme="majorBidi" w:cstheme="majorBidi"/>
        </w:rPr>
        <w:t xml:space="preserve"> </w:t>
      </w:r>
      <w:r w:rsidR="004F4FC1" w:rsidRPr="00AC2E30">
        <w:rPr>
          <w:rFonts w:asciiTheme="majorBidi" w:hAnsiTheme="majorBidi" w:cstheme="majorBidi"/>
        </w:rPr>
        <w:t xml:space="preserve">missing-value resolution and data normalization. </w:t>
      </w:r>
      <w:r w:rsidR="006629E1" w:rsidRPr="00AC2E30">
        <w:rPr>
          <w:rFonts w:asciiTheme="majorBidi" w:hAnsiTheme="majorBidi" w:cstheme="majorBidi"/>
        </w:rPr>
        <w:t>C</w:t>
      </w:r>
      <w:r w:rsidR="00080868" w:rsidRPr="00AC2E30">
        <w:rPr>
          <w:rFonts w:asciiTheme="majorBidi" w:hAnsiTheme="majorBidi" w:cstheme="majorBidi"/>
        </w:rPr>
        <w:t xml:space="preserve">ases with </w:t>
      </w:r>
      <w:r w:rsidR="004F4FC1" w:rsidRPr="00AC2E30">
        <w:rPr>
          <w:rFonts w:asciiTheme="majorBidi" w:hAnsiTheme="majorBidi" w:cstheme="majorBidi"/>
        </w:rPr>
        <w:t xml:space="preserve">a missing </w:t>
      </w:r>
      <w:r w:rsidR="006629E1" w:rsidRPr="00AC2E30">
        <w:rPr>
          <w:rFonts w:asciiTheme="majorBidi" w:hAnsiTheme="majorBidi" w:cstheme="majorBidi"/>
        </w:rPr>
        <w:t xml:space="preserve">feature or target </w:t>
      </w:r>
      <w:r w:rsidR="004F4FC1" w:rsidRPr="00AC2E30">
        <w:rPr>
          <w:rFonts w:asciiTheme="majorBidi" w:hAnsiTheme="majorBidi" w:cstheme="majorBidi"/>
        </w:rPr>
        <w:t xml:space="preserve">value </w:t>
      </w:r>
      <w:r w:rsidR="00080868" w:rsidRPr="00AC2E30">
        <w:rPr>
          <w:rFonts w:asciiTheme="majorBidi" w:hAnsiTheme="majorBidi" w:cstheme="majorBidi"/>
        </w:rPr>
        <w:t>(</w:t>
      </w:r>
      <w:r w:rsidR="006629E1" w:rsidRPr="00AC2E30">
        <w:rPr>
          <w:rFonts w:asciiTheme="majorBidi" w:hAnsiTheme="majorBidi" w:cstheme="majorBidi"/>
        </w:rPr>
        <w:t>total 8,242</w:t>
      </w:r>
      <w:r w:rsidR="00080868" w:rsidRPr="00AC2E30">
        <w:rPr>
          <w:rFonts w:asciiTheme="majorBidi" w:hAnsiTheme="majorBidi" w:cstheme="majorBidi"/>
        </w:rPr>
        <w:t xml:space="preserve">) </w:t>
      </w:r>
      <w:r w:rsidR="003D20AD" w:rsidRPr="00AC2E30">
        <w:rPr>
          <w:rFonts w:asciiTheme="majorBidi" w:hAnsiTheme="majorBidi" w:cstheme="majorBidi"/>
        </w:rPr>
        <w:t>were excluded</w:t>
      </w:r>
      <w:r w:rsidR="00F047C6" w:rsidRPr="00AC2E30">
        <w:rPr>
          <w:rFonts w:asciiTheme="majorBidi" w:hAnsiTheme="majorBidi" w:cstheme="majorBidi"/>
        </w:rPr>
        <w:t xml:space="preserve">, and </w:t>
      </w:r>
      <w:r w:rsidR="008B460B" w:rsidRPr="00AC2E30">
        <w:rPr>
          <w:rFonts w:asciiTheme="majorBidi" w:hAnsiTheme="majorBidi" w:cstheme="majorBidi"/>
        </w:rPr>
        <w:t>201,031</w:t>
      </w:r>
      <w:r w:rsidR="003D20AD" w:rsidRPr="00AC2E30">
        <w:rPr>
          <w:rFonts w:asciiTheme="majorBidi" w:hAnsiTheme="majorBidi" w:cstheme="majorBidi"/>
        </w:rPr>
        <w:t xml:space="preserve"> </w:t>
      </w:r>
      <w:r w:rsidR="00F047C6" w:rsidRPr="00AC2E30">
        <w:rPr>
          <w:rFonts w:asciiTheme="majorBidi" w:hAnsiTheme="majorBidi" w:cstheme="majorBidi"/>
        </w:rPr>
        <w:t xml:space="preserve">cases </w:t>
      </w:r>
      <w:r w:rsidR="008C4211" w:rsidRPr="00AC2E30">
        <w:rPr>
          <w:rFonts w:asciiTheme="majorBidi" w:hAnsiTheme="majorBidi" w:cstheme="majorBidi"/>
        </w:rPr>
        <w:t>were including after missing-value resolution.</w:t>
      </w:r>
      <w:r w:rsidR="003D20AD" w:rsidRPr="00AC2E30">
        <w:rPr>
          <w:rFonts w:asciiTheme="majorBidi" w:hAnsiTheme="majorBidi" w:cstheme="majorBidi"/>
        </w:rPr>
        <w:t xml:space="preserve"> For data no</w:t>
      </w:r>
      <w:r w:rsidR="003D20AD" w:rsidRPr="00AC2E30">
        <w:rPr>
          <w:rFonts w:asciiTheme="majorBidi" w:hAnsiTheme="majorBidi" w:cstheme="majorBidi"/>
        </w:rPr>
        <w:t>r</w:t>
      </w:r>
      <w:r w:rsidR="003D20AD" w:rsidRPr="00AC2E30">
        <w:rPr>
          <w:rFonts w:asciiTheme="majorBidi" w:hAnsiTheme="majorBidi" w:cstheme="majorBidi"/>
        </w:rPr>
        <w:t xml:space="preserve">malization, since all features are binary except “Age”, we normalized “Age” </w:t>
      </w:r>
      <w:r w:rsidR="00F047C6" w:rsidRPr="00AC2E30">
        <w:rPr>
          <w:rFonts w:asciiTheme="majorBidi" w:hAnsiTheme="majorBidi" w:cstheme="majorBidi"/>
        </w:rPr>
        <w:t xml:space="preserve">based on </w:t>
      </w:r>
      <w:r w:rsidR="003D20AD" w:rsidRPr="00AC2E30">
        <w:rPr>
          <w:rFonts w:asciiTheme="majorBidi" w:hAnsiTheme="majorBidi" w:cstheme="majorBidi"/>
        </w:rPr>
        <w:t xml:space="preserve">its mean and standard deviation to </w:t>
      </w:r>
      <w:r w:rsidR="00F047C6" w:rsidRPr="00AC2E30">
        <w:rPr>
          <w:rFonts w:asciiTheme="majorBidi" w:hAnsiTheme="majorBidi" w:cstheme="majorBidi"/>
        </w:rPr>
        <w:t xml:space="preserve">be </w:t>
      </w:r>
      <w:r w:rsidR="003D20AD" w:rsidRPr="00AC2E30">
        <w:rPr>
          <w:rFonts w:asciiTheme="majorBidi" w:hAnsiTheme="majorBidi" w:cstheme="majorBidi"/>
        </w:rPr>
        <w:t xml:space="preserve">the same order of magnitude as </w:t>
      </w:r>
      <w:r w:rsidR="00F047C6" w:rsidRPr="00AC2E30">
        <w:rPr>
          <w:rFonts w:asciiTheme="majorBidi" w:hAnsiTheme="majorBidi" w:cstheme="majorBidi"/>
        </w:rPr>
        <w:t xml:space="preserve">the </w:t>
      </w:r>
      <w:r w:rsidR="003D20AD" w:rsidRPr="00AC2E30">
        <w:rPr>
          <w:rFonts w:asciiTheme="majorBidi" w:hAnsiTheme="majorBidi" w:cstheme="majorBidi"/>
        </w:rPr>
        <w:t>Boolean variables</w:t>
      </w:r>
      <w:r w:rsidR="00F047C6" w:rsidRPr="00AC2E30">
        <w:rPr>
          <w:rFonts w:asciiTheme="majorBidi" w:hAnsiTheme="majorBidi" w:cstheme="majorBidi"/>
        </w:rPr>
        <w:t>,</w:t>
      </w:r>
      <w:r w:rsidR="003D20AD" w:rsidRPr="00AC2E30">
        <w:rPr>
          <w:rFonts w:asciiTheme="majorBidi" w:hAnsiTheme="majorBidi" w:cstheme="majorBidi"/>
        </w:rPr>
        <w:t xml:space="preserve"> leading to less model </w:t>
      </w:r>
      <w:r w:rsidR="008C4211" w:rsidRPr="00AC2E30">
        <w:rPr>
          <w:rFonts w:asciiTheme="majorBidi" w:hAnsiTheme="majorBidi" w:cstheme="majorBidi"/>
        </w:rPr>
        <w:t>variance.</w:t>
      </w:r>
    </w:p>
    <w:p w14:paraId="43BA4054" w14:textId="02086143" w:rsidR="004F4FC1" w:rsidRPr="00AC2E30" w:rsidRDefault="008C4211" w:rsidP="00ED7EF2">
      <w:pPr>
        <w:spacing w:line="480" w:lineRule="auto"/>
        <w:ind w:firstLine="720"/>
        <w:jc w:val="both"/>
        <w:rPr>
          <w:rFonts w:asciiTheme="majorBidi" w:hAnsiTheme="majorBidi"/>
        </w:rPr>
      </w:pPr>
      <w:r w:rsidRPr="00AC2E30">
        <w:rPr>
          <w:rFonts w:asciiTheme="majorBidi" w:hAnsiTheme="majorBidi"/>
        </w:rPr>
        <w:t>Before</w:t>
      </w:r>
      <w:r w:rsidR="004F4FC1" w:rsidRPr="00AC2E30">
        <w:rPr>
          <w:rFonts w:asciiTheme="majorBidi" w:hAnsiTheme="majorBidi"/>
        </w:rPr>
        <w:t xml:space="preserve"> </w:t>
      </w:r>
      <w:r w:rsidR="00571A84" w:rsidRPr="00AC2E30">
        <w:rPr>
          <w:rFonts w:asciiTheme="majorBidi" w:hAnsiTheme="majorBidi"/>
        </w:rPr>
        <w:t>model</w:t>
      </w:r>
      <w:r w:rsidR="004F4FC1" w:rsidRPr="00AC2E30">
        <w:rPr>
          <w:rFonts w:asciiTheme="majorBidi" w:hAnsiTheme="majorBidi"/>
        </w:rPr>
        <w:t xml:space="preserve"> training </w:t>
      </w:r>
      <w:r w:rsidR="00571A84" w:rsidRPr="00AC2E30">
        <w:rPr>
          <w:rFonts w:asciiTheme="majorBidi" w:hAnsiTheme="majorBidi"/>
        </w:rPr>
        <w:t>occurs</w:t>
      </w:r>
      <w:r w:rsidR="004F4FC1" w:rsidRPr="00AC2E30">
        <w:rPr>
          <w:rFonts w:asciiTheme="majorBidi" w:hAnsiTheme="majorBidi"/>
        </w:rPr>
        <w:t xml:space="preserve">, </w:t>
      </w:r>
      <w:r w:rsidR="00571A84" w:rsidRPr="00AC2E30">
        <w:rPr>
          <w:rFonts w:asciiTheme="majorBidi" w:hAnsiTheme="majorBidi"/>
        </w:rPr>
        <w:t xml:space="preserve">the model is configured based on </w:t>
      </w:r>
      <w:r w:rsidR="00F0084C">
        <w:rPr>
          <w:rFonts w:asciiTheme="majorBidi" w:hAnsiTheme="majorBidi"/>
        </w:rPr>
        <w:t xml:space="preserve">the </w:t>
      </w:r>
      <w:r w:rsidR="004F4FC1" w:rsidRPr="00AC2E30">
        <w:rPr>
          <w:rFonts w:asciiTheme="majorBidi" w:hAnsiTheme="majorBidi"/>
        </w:rPr>
        <w:t xml:space="preserve">number of hidden layers, size of each layer, learning rate, etc. These </w:t>
      </w:r>
      <w:r w:rsidR="00571A84" w:rsidRPr="00AC2E30">
        <w:rPr>
          <w:rFonts w:asciiTheme="majorBidi" w:hAnsiTheme="majorBidi"/>
        </w:rPr>
        <w:t xml:space="preserve">are pre-specified and termed </w:t>
      </w:r>
      <w:r w:rsidR="00DF1000" w:rsidRPr="00AC2E30">
        <w:rPr>
          <w:rFonts w:asciiTheme="majorBidi" w:hAnsiTheme="majorBidi"/>
        </w:rPr>
        <w:t>hyper-parameters</w:t>
      </w:r>
      <w:r w:rsidR="004F4FC1" w:rsidRPr="00AC2E30">
        <w:rPr>
          <w:rFonts w:asciiTheme="majorBidi" w:hAnsiTheme="majorBidi"/>
        </w:rPr>
        <w:t xml:space="preserve"> of the model. Once the data is preprocessed, the final step is to randomly divide it into three se</w:t>
      </w:r>
      <w:r w:rsidR="004F4FC1" w:rsidRPr="00AC2E30">
        <w:rPr>
          <w:rFonts w:asciiTheme="majorBidi" w:hAnsiTheme="majorBidi"/>
        </w:rPr>
        <w:t>p</w:t>
      </w:r>
      <w:r w:rsidR="004F4FC1" w:rsidRPr="00AC2E30">
        <w:rPr>
          <w:rFonts w:asciiTheme="majorBidi" w:hAnsiTheme="majorBidi"/>
        </w:rPr>
        <w:lastRenderedPageBreak/>
        <w:t>arate sets: training, validation, and test</w:t>
      </w:r>
      <w:r w:rsidR="00085986" w:rsidRPr="00AC2E30">
        <w:rPr>
          <w:rFonts w:asciiTheme="majorBidi" w:hAnsiTheme="majorBidi"/>
        </w:rPr>
        <w:t>ing</w:t>
      </w:r>
      <w:r w:rsidR="004F4FC1" w:rsidRPr="00AC2E30">
        <w:rPr>
          <w:rFonts w:asciiTheme="majorBidi" w:hAnsiTheme="majorBidi"/>
        </w:rPr>
        <w:t xml:space="preserve">. To determine </w:t>
      </w:r>
      <w:r w:rsidR="00571A84" w:rsidRPr="00AC2E30">
        <w:rPr>
          <w:rFonts w:asciiTheme="majorBidi" w:hAnsiTheme="majorBidi"/>
        </w:rPr>
        <w:t>optimal</w:t>
      </w:r>
      <w:r w:rsidR="004F4FC1" w:rsidRPr="00AC2E30">
        <w:rPr>
          <w:rFonts w:asciiTheme="majorBidi" w:hAnsiTheme="majorBidi"/>
        </w:rPr>
        <w:t xml:space="preserve"> </w:t>
      </w:r>
      <w:r w:rsidR="00DF1000" w:rsidRPr="00AC2E30">
        <w:rPr>
          <w:rFonts w:asciiTheme="majorBidi" w:hAnsiTheme="majorBidi"/>
        </w:rPr>
        <w:t>hyper-parameters</w:t>
      </w:r>
      <w:r w:rsidR="004F4FC1" w:rsidRPr="00AC2E30">
        <w:rPr>
          <w:rFonts w:asciiTheme="majorBidi" w:hAnsiTheme="majorBidi"/>
        </w:rPr>
        <w:t xml:space="preserve">, </w:t>
      </w:r>
      <w:r w:rsidR="00571A84" w:rsidRPr="00AC2E30">
        <w:rPr>
          <w:rFonts w:asciiTheme="majorBidi" w:hAnsiTheme="majorBidi"/>
        </w:rPr>
        <w:t>typically</w:t>
      </w:r>
      <w:r w:rsidR="004F4FC1" w:rsidRPr="00AC2E30">
        <w:rPr>
          <w:rFonts w:asciiTheme="majorBidi" w:hAnsiTheme="majorBidi"/>
        </w:rPr>
        <w:t xml:space="preserve"> di</w:t>
      </w:r>
      <w:r w:rsidR="004F4FC1" w:rsidRPr="00AC2E30">
        <w:rPr>
          <w:rFonts w:asciiTheme="majorBidi" w:hAnsiTheme="majorBidi"/>
        </w:rPr>
        <w:t>f</w:t>
      </w:r>
      <w:r w:rsidR="004F4FC1" w:rsidRPr="00AC2E30">
        <w:rPr>
          <w:rFonts w:asciiTheme="majorBidi" w:hAnsiTheme="majorBidi"/>
        </w:rPr>
        <w:t>ferent models are trained</w:t>
      </w:r>
      <w:r w:rsidR="00571A84" w:rsidRPr="00AC2E30">
        <w:rPr>
          <w:rFonts w:asciiTheme="majorBidi" w:hAnsiTheme="majorBidi"/>
        </w:rPr>
        <w:t xml:space="preserve"> with </w:t>
      </w:r>
      <w:r w:rsidR="004F4FC1" w:rsidRPr="00AC2E30">
        <w:rPr>
          <w:rFonts w:asciiTheme="majorBidi" w:hAnsiTheme="majorBidi"/>
        </w:rPr>
        <w:t xml:space="preserve">the training set, then performance is measured on the validation set. The model with the best performance on the validation </w:t>
      </w:r>
      <w:r w:rsidR="00571A84" w:rsidRPr="00AC2E30">
        <w:rPr>
          <w:rFonts w:asciiTheme="majorBidi" w:hAnsiTheme="majorBidi"/>
        </w:rPr>
        <w:t>set</w:t>
      </w:r>
      <w:r w:rsidR="004F4FC1" w:rsidRPr="00AC2E30">
        <w:rPr>
          <w:rFonts w:asciiTheme="majorBidi" w:hAnsiTheme="majorBidi"/>
        </w:rPr>
        <w:t xml:space="preserve"> is </w:t>
      </w:r>
      <w:r w:rsidR="00571A84" w:rsidRPr="00AC2E30">
        <w:rPr>
          <w:rFonts w:asciiTheme="majorBidi" w:hAnsiTheme="majorBidi"/>
        </w:rPr>
        <w:t xml:space="preserve">considered </w:t>
      </w:r>
      <w:r w:rsidR="004F4FC1" w:rsidRPr="00AC2E30">
        <w:rPr>
          <w:rFonts w:asciiTheme="majorBidi" w:hAnsiTheme="majorBidi"/>
        </w:rPr>
        <w:t>the best model</w:t>
      </w:r>
      <w:r w:rsidR="00571A84" w:rsidRPr="00AC2E30">
        <w:rPr>
          <w:rFonts w:asciiTheme="majorBidi" w:hAnsiTheme="majorBidi"/>
        </w:rPr>
        <w:t xml:space="preserve">, and performance is then evaluated on the testing dataset </w:t>
      </w:r>
      <w:r w:rsidR="004F4FC1" w:rsidRPr="00AC2E30">
        <w:rPr>
          <w:rFonts w:asciiTheme="majorBidi" w:hAnsiTheme="majorBidi"/>
        </w:rPr>
        <w:t>to provide an unbiased estimate of model performance.</w:t>
      </w:r>
    </w:p>
    <w:p w14:paraId="7F9B9DD8" w14:textId="6301F67D" w:rsidR="00467024" w:rsidRPr="00AC2E30" w:rsidRDefault="003D20AD" w:rsidP="00120274">
      <w:pPr>
        <w:spacing w:line="480" w:lineRule="auto"/>
        <w:ind w:firstLine="720"/>
        <w:jc w:val="both"/>
        <w:rPr>
          <w:rFonts w:asciiTheme="majorBidi" w:hAnsiTheme="majorBidi"/>
        </w:rPr>
      </w:pPr>
      <w:r w:rsidRPr="00AC2E30">
        <w:rPr>
          <w:rFonts w:asciiTheme="majorBidi" w:hAnsiTheme="majorBidi" w:cstheme="majorBidi"/>
        </w:rPr>
        <w:t>Finally, using random search methods</w:t>
      </w:r>
      <w:r w:rsidRPr="00AC2E30">
        <w:rPr>
          <w:rFonts w:asciiTheme="majorBidi" w:hAnsiTheme="majorBidi"/>
        </w:rPr>
        <w:t>, a series of experiments were conducted with var</w:t>
      </w:r>
      <w:r w:rsidRPr="00AC2E30">
        <w:rPr>
          <w:rFonts w:asciiTheme="majorBidi" w:hAnsiTheme="majorBidi"/>
        </w:rPr>
        <w:t>i</w:t>
      </w:r>
      <w:r w:rsidRPr="00AC2E30">
        <w:rPr>
          <w:rFonts w:asciiTheme="majorBidi" w:hAnsiTheme="majorBidi"/>
        </w:rPr>
        <w:t>ations of the DNN</w:t>
      </w:r>
      <w:r w:rsidR="008C4211" w:rsidRPr="00AC2E30">
        <w:rPr>
          <w:rFonts w:asciiTheme="majorBidi" w:hAnsiTheme="majorBidi"/>
        </w:rPr>
        <w:t xml:space="preserve"> to select </w:t>
      </w:r>
      <w:r w:rsidRPr="00AC2E30">
        <w:rPr>
          <w:rFonts w:asciiTheme="majorBidi" w:hAnsiTheme="majorBidi"/>
        </w:rPr>
        <w:t>optimal hyper-parameters including the number of layers, number of units (i.e., neurons) in each layer, and the dropout rate</w:t>
      </w:r>
      <w:r w:rsidRPr="00AC2E30">
        <w:rPr>
          <w:rFonts w:asciiTheme="majorBidi" w:hAnsiTheme="majorBidi" w:cstheme="majorBidi"/>
        </w:rPr>
        <w:t xml:space="preserve">. </w:t>
      </w:r>
      <w:r w:rsidR="00776DE5" w:rsidRPr="00AC2E30">
        <w:rPr>
          <w:rFonts w:asciiTheme="majorBidi" w:hAnsiTheme="majorBidi" w:cstheme="majorBidi"/>
        </w:rPr>
        <w:t>A</w:t>
      </w:r>
      <w:r w:rsidRPr="00AC2E30">
        <w:rPr>
          <w:rFonts w:asciiTheme="majorBidi" w:hAnsiTheme="majorBidi" w:cstheme="majorBidi"/>
        </w:rPr>
        <w:t xml:space="preserve">n intuitive trial-and-error approach </w:t>
      </w:r>
      <w:r w:rsidR="00776DE5" w:rsidRPr="00AC2E30">
        <w:rPr>
          <w:rFonts w:asciiTheme="majorBidi" w:hAnsiTheme="majorBidi" w:cstheme="majorBidi"/>
        </w:rPr>
        <w:t xml:space="preserve">was additionally used </w:t>
      </w:r>
      <w:r w:rsidRPr="00AC2E30">
        <w:rPr>
          <w:rFonts w:asciiTheme="majorBidi" w:hAnsiTheme="majorBidi" w:cstheme="majorBidi"/>
        </w:rPr>
        <w:t>to optimize the following hyper-parameters: learning rate, epoch</w:t>
      </w:r>
      <w:r w:rsidR="009A789E">
        <w:rPr>
          <w:rFonts w:asciiTheme="majorBidi" w:hAnsiTheme="majorBidi" w:cstheme="majorBidi"/>
        </w:rPr>
        <w:t xml:space="preserve"> (</w:t>
      </w:r>
      <w:r w:rsidR="00120274" w:rsidRPr="00120274">
        <w:rPr>
          <w:rFonts w:asciiTheme="majorBidi" w:hAnsiTheme="majorBidi" w:cstheme="majorBidi"/>
        </w:rPr>
        <w:t>nu</w:t>
      </w:r>
      <w:r w:rsidR="00120274" w:rsidRPr="00120274">
        <w:rPr>
          <w:rFonts w:asciiTheme="majorBidi" w:hAnsiTheme="majorBidi" w:cstheme="majorBidi"/>
        </w:rPr>
        <w:t>m</w:t>
      </w:r>
      <w:r w:rsidR="00120274" w:rsidRPr="00120274">
        <w:rPr>
          <w:rFonts w:asciiTheme="majorBidi" w:hAnsiTheme="majorBidi" w:cstheme="majorBidi"/>
        </w:rPr>
        <w:t>ber of training rounds</w:t>
      </w:r>
      <w:r w:rsidR="009A789E">
        <w:rPr>
          <w:rFonts w:asciiTheme="majorBidi" w:hAnsiTheme="majorBidi" w:cstheme="majorBidi"/>
        </w:rPr>
        <w:t>)</w:t>
      </w:r>
      <w:r w:rsidRPr="00AC2E30">
        <w:rPr>
          <w:rFonts w:asciiTheme="majorBidi" w:hAnsiTheme="majorBidi" w:cstheme="majorBidi"/>
        </w:rPr>
        <w:t>, and batch size.</w:t>
      </w:r>
      <w:r w:rsidRPr="00AC2E30">
        <w:rPr>
          <w:rFonts w:asciiTheme="majorBidi" w:hAnsiTheme="majorBidi"/>
        </w:rPr>
        <w:t xml:space="preserve"> The testing dataset was not used for hyper-parameter tu</w:t>
      </w:r>
      <w:r w:rsidRPr="00AC2E30">
        <w:rPr>
          <w:rFonts w:asciiTheme="majorBidi" w:hAnsiTheme="majorBidi"/>
        </w:rPr>
        <w:t>n</w:t>
      </w:r>
      <w:r w:rsidRPr="00AC2E30">
        <w:rPr>
          <w:rFonts w:asciiTheme="majorBidi" w:hAnsiTheme="majorBidi"/>
        </w:rPr>
        <w:t>ing</w:t>
      </w:r>
      <w:r w:rsidR="004F4FC1" w:rsidRPr="00AC2E30" w:rsidDel="004F4FC1">
        <w:rPr>
          <w:rFonts w:asciiTheme="majorBidi" w:hAnsiTheme="majorBidi"/>
        </w:rPr>
        <w:t>.</w:t>
      </w:r>
    </w:p>
    <w:p w14:paraId="100372B0" w14:textId="36FAF828" w:rsidR="006F023A" w:rsidRPr="00AC2E30" w:rsidRDefault="003A067A" w:rsidP="00385798">
      <w:pPr>
        <w:spacing w:line="480" w:lineRule="auto"/>
        <w:ind w:firstLine="720"/>
        <w:jc w:val="both"/>
        <w:rPr>
          <w:rFonts w:asciiTheme="majorBidi" w:eastAsia="Segoe UI" w:hAnsiTheme="majorBidi" w:cstheme="majorBidi"/>
          <w:lang w:bidi="en-US"/>
        </w:rPr>
      </w:pPr>
      <w:r w:rsidRPr="00AC2E30">
        <w:rPr>
          <w:rFonts w:asciiTheme="majorBidi" w:hAnsiTheme="majorBidi"/>
        </w:rPr>
        <w:t xml:space="preserve">We </w:t>
      </w:r>
      <w:r w:rsidR="004F4FC1" w:rsidRPr="00AC2E30">
        <w:rPr>
          <w:rFonts w:asciiTheme="majorBidi" w:hAnsiTheme="majorBidi" w:cstheme="majorBidi"/>
        </w:rPr>
        <w:t>developed two fully connected models</w:t>
      </w:r>
      <w:r w:rsidR="004F4FC1" w:rsidRPr="00AC2E30" w:rsidDel="004F4FC1">
        <w:rPr>
          <w:rFonts w:asciiTheme="majorBidi" w:hAnsiTheme="majorBidi"/>
        </w:rPr>
        <w:t xml:space="preserve"> </w:t>
      </w:r>
      <w:r w:rsidR="004A3783" w:rsidRPr="00AC2E30">
        <w:rPr>
          <w:rFonts w:asciiTheme="majorBidi" w:hAnsiTheme="majorBidi"/>
        </w:rPr>
        <w:t xml:space="preserve">based on </w:t>
      </w:r>
      <w:r w:rsidR="0035486E" w:rsidRPr="00AC2E30">
        <w:rPr>
          <w:rFonts w:asciiTheme="majorBidi" w:hAnsiTheme="majorBidi"/>
        </w:rPr>
        <w:t>PyTorch</w:t>
      </w:r>
      <w:r w:rsidR="004A3783" w:rsidRPr="00AC2E30">
        <w:rPr>
          <w:rFonts w:asciiTheme="majorBidi" w:hAnsiTheme="majorBidi"/>
        </w:rPr>
        <w:t xml:space="preserve"> and Keras</w:t>
      </w:r>
      <w:r w:rsidR="005E66CE" w:rsidRPr="00AC2E30">
        <w:rPr>
          <w:rFonts w:asciiTheme="majorBidi" w:hAnsiTheme="majorBidi"/>
        </w:rPr>
        <w:t xml:space="preserve"> frameworks</w:t>
      </w:r>
      <w:r w:rsidR="00CB74C7" w:rsidRPr="00AC2E30">
        <w:rPr>
          <w:rFonts w:asciiTheme="majorBidi" w:hAnsiTheme="majorBidi"/>
        </w:rPr>
        <w:t xml:space="preserve"> </w:t>
      </w:r>
      <w:del w:id="15" w:author="Author">
        <w:r w:rsidR="00913CFE" w:rsidRPr="00AC2E30">
          <w:rPr>
            <w:rFonts w:asciiTheme="majorBidi" w:hAnsiTheme="majorBidi" w:cstheme="majorBidi"/>
          </w:rPr>
          <w:fldChar w:fldCharType="begin">
            <w:fldData xml:space="preserve">PEVuZE5vdGU+PENpdGU+PEF1dGhvcj5DaGVuPC9BdXRob3I+PFllYXI+MjAxNjwvWWVhcj48UmVj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</w:fldData>
          </w:fldChar>
        </w:r>
        <w:r w:rsidR="0051523E">
          <w:rPr>
            <w:rFonts w:asciiTheme="majorBidi" w:hAnsiTheme="majorBidi" w:cstheme="majorBidi"/>
          </w:rPr>
          <w:delInstrText xml:space="preserve"> ADDIN EN.CITE </w:delInstrText>
        </w:r>
        <w:r w:rsidR="0051523E">
          <w:rPr>
            <w:rFonts w:asciiTheme="majorBidi" w:hAnsiTheme="majorBidi" w:cstheme="majorBidi"/>
          </w:rPr>
          <w:fldChar w:fldCharType="begin">
            <w:fldData xml:space="preserve">PEVuZE5vdGU+PENpdGU+PEF1dGhvcj5DaGVuPC9BdXRob3I+PFllYXI+MjAxNjwvWWVhcj48UmVj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</w:fldData>
          </w:fldChar>
        </w:r>
        <w:r w:rsidR="0051523E">
          <w:rPr>
            <w:rFonts w:asciiTheme="majorBidi" w:hAnsiTheme="majorBidi" w:cstheme="majorBidi"/>
          </w:rPr>
          <w:delInstrText xml:space="preserve"> ADDIN EN.CITE.DATA </w:delInstrText>
        </w:r>
        <w:r w:rsidR="0051523E">
          <w:rPr>
            <w:rFonts w:asciiTheme="majorBidi" w:hAnsiTheme="majorBidi" w:cstheme="majorBidi"/>
          </w:rPr>
        </w:r>
        <w:r w:rsidR="0051523E">
          <w:rPr>
            <w:rFonts w:asciiTheme="majorBidi" w:hAnsiTheme="majorBidi" w:cstheme="majorBidi"/>
          </w:rPr>
          <w:fldChar w:fldCharType="end"/>
        </w:r>
        <w:r w:rsidR="00913CFE" w:rsidRPr="00AC2E30">
          <w:rPr>
            <w:rFonts w:asciiTheme="majorBidi" w:hAnsiTheme="majorBidi" w:cstheme="majorBidi"/>
          </w:rPr>
        </w:r>
        <w:r w:rsidR="00913CFE" w:rsidRPr="00AC2E30">
          <w:rPr>
            <w:rFonts w:asciiTheme="majorBidi" w:hAnsiTheme="majorBidi" w:cstheme="majorBidi"/>
          </w:rPr>
          <w:fldChar w:fldCharType="separate"/>
        </w:r>
        <w:r w:rsidR="0051523E">
          <w:rPr>
            <w:rFonts w:asciiTheme="majorBidi" w:hAnsiTheme="majorBidi" w:cstheme="majorBidi"/>
            <w:noProof/>
          </w:rPr>
          <w:delText>[</w:delText>
        </w:r>
        <w:r w:rsidR="00D55946">
          <w:rPr>
            <w:rFonts w:asciiTheme="majorBidi" w:hAnsiTheme="majorBidi" w:cstheme="majorBidi"/>
            <w:noProof/>
          </w:rPr>
          <w:fldChar w:fldCharType="begin"/>
        </w:r>
        <w:r w:rsidR="00D55946">
          <w:rPr>
            <w:rFonts w:asciiTheme="majorBidi" w:hAnsiTheme="majorBidi" w:cstheme="majorBidi"/>
            <w:noProof/>
          </w:rPr>
          <w:delInstrText xml:space="preserve"> HYPERLINK \l "_ENREF_17" \o "Chen, 2016 #27" </w:delInstrText>
        </w:r>
        <w:r w:rsidR="00D55946">
          <w:rPr>
            <w:rFonts w:asciiTheme="majorBidi" w:hAnsiTheme="majorBidi" w:cstheme="majorBidi"/>
            <w:noProof/>
          </w:rPr>
        </w:r>
        <w:r w:rsidR="00D55946">
          <w:rPr>
            <w:rFonts w:asciiTheme="majorBidi" w:hAnsiTheme="majorBidi" w:cstheme="majorBidi"/>
            <w:noProof/>
          </w:rPr>
          <w:fldChar w:fldCharType="separate"/>
        </w:r>
        <w:r w:rsidR="00D55946">
          <w:rPr>
            <w:rFonts w:asciiTheme="majorBidi" w:hAnsiTheme="majorBidi" w:cstheme="majorBidi"/>
            <w:noProof/>
          </w:rPr>
          <w:delText>17-19</w:delText>
        </w:r>
        <w:r w:rsidR="00D55946">
          <w:rPr>
            <w:rFonts w:asciiTheme="majorBidi" w:hAnsiTheme="majorBidi" w:cstheme="majorBidi"/>
            <w:noProof/>
          </w:rPr>
          <w:fldChar w:fldCharType="end"/>
        </w:r>
        <w:r w:rsidR="0051523E">
          <w:rPr>
            <w:rFonts w:asciiTheme="majorBidi" w:hAnsiTheme="majorBidi" w:cstheme="majorBidi"/>
            <w:noProof/>
          </w:rPr>
          <w:delText>]</w:delText>
        </w:r>
        <w:r w:rsidR="00913CFE" w:rsidRPr="00AC2E30">
          <w:rPr>
            <w:rFonts w:asciiTheme="majorBidi" w:hAnsiTheme="majorBidi" w:cstheme="majorBidi"/>
          </w:rPr>
          <w:fldChar w:fldCharType="end"/>
        </w:r>
      </w:del>
      <w:ins w:id="16" w:author="Author">
        <w:r w:rsidR="00913CFE" w:rsidRPr="00AC2E30">
          <w:rPr>
            <w:rFonts w:asciiTheme="majorBidi" w:hAnsiTheme="majorBidi" w:cstheme="majorBidi"/>
          </w:rPr>
          <w:fldChar w:fldCharType="begin">
            <w:fldData xml:space="preserve">PEVuZE5vdGU+PENpdGU+PEF1dGhvcj5DaGVuPC9BdXRob3I+PFllYXI+MjAxNjwvWWVhcj48UmVj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</w:fldData>
          </w:fldChar>
        </w:r>
        <w:r w:rsidR="00385798">
          <w:rPr>
            <w:rFonts w:asciiTheme="majorBidi" w:hAnsiTheme="majorBidi" w:cstheme="majorBidi"/>
          </w:rPr>
          <w:instrText xml:space="preserve"> ADDIN EN.CITE </w:instrText>
        </w:r>
        <w:r w:rsidR="00385798">
          <w:rPr>
            <w:rFonts w:asciiTheme="majorBidi" w:hAnsiTheme="majorBidi" w:cstheme="majorBidi"/>
          </w:rPr>
          <w:fldChar w:fldCharType="begin">
            <w:fldData xml:space="preserve">PEVuZE5vdGU+PENpdGU+PEF1dGhvcj5DaGVuPC9BdXRob3I+PFllYXI+MjAxNjwvWWVhcj48UmVj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</w:fldData>
          </w:fldChar>
        </w:r>
        <w:r w:rsidR="00385798">
          <w:rPr>
            <w:rFonts w:asciiTheme="majorBidi" w:hAnsiTheme="majorBidi" w:cstheme="majorBidi"/>
          </w:rPr>
          <w:instrText xml:space="preserve"> ADDIN EN.CITE.DATA </w:instrText>
        </w:r>
        <w:r w:rsidR="00385798">
          <w:rPr>
            <w:rFonts w:asciiTheme="majorBidi" w:hAnsiTheme="majorBidi" w:cstheme="majorBidi"/>
          </w:rPr>
        </w:r>
        <w:r w:rsidR="00385798">
          <w:rPr>
            <w:rFonts w:asciiTheme="majorBidi" w:hAnsiTheme="majorBidi" w:cstheme="majorBidi"/>
          </w:rPr>
          <w:fldChar w:fldCharType="end"/>
        </w:r>
        <w:r w:rsidR="00913CFE" w:rsidRPr="00AC2E30">
          <w:rPr>
            <w:rFonts w:asciiTheme="majorBidi" w:hAnsiTheme="majorBidi" w:cstheme="majorBidi"/>
          </w:rPr>
          <w:fldChar w:fldCharType="separate"/>
        </w:r>
        <w:r w:rsidR="00385798">
          <w:rPr>
            <w:rFonts w:asciiTheme="majorBidi" w:hAnsiTheme="majorBidi" w:cstheme="majorBidi"/>
            <w:noProof/>
          </w:rPr>
          <w:t>[</w:t>
        </w:r>
        <w:r w:rsidR="00385798">
          <w:rPr>
            <w:rFonts w:asciiTheme="majorBidi" w:hAnsiTheme="majorBidi" w:cstheme="majorBidi"/>
            <w:noProof/>
          </w:rPr>
          <w:fldChar w:fldCharType="begin"/>
        </w:r>
        <w:r w:rsidR="00385798">
          <w:rPr>
            <w:rFonts w:asciiTheme="majorBidi" w:hAnsiTheme="majorBidi" w:cstheme="majorBidi"/>
            <w:noProof/>
          </w:rPr>
          <w:instrText xml:space="preserve"> HYPERLINK \l "_ENREF_17" \o "Chen, 2016 #17" </w:instrText>
        </w:r>
        <w:r w:rsidR="00385798">
          <w:rPr>
            <w:rFonts w:asciiTheme="majorBidi" w:hAnsiTheme="majorBidi" w:cstheme="majorBidi"/>
            <w:noProof/>
          </w:rPr>
        </w:r>
        <w:r w:rsidR="00385798">
          <w:rPr>
            <w:rFonts w:asciiTheme="majorBidi" w:hAnsiTheme="majorBidi" w:cstheme="majorBidi"/>
            <w:noProof/>
          </w:rPr>
          <w:fldChar w:fldCharType="separate"/>
        </w:r>
        <w:r w:rsidR="00385798">
          <w:rPr>
            <w:rFonts w:asciiTheme="majorBidi" w:hAnsiTheme="majorBidi" w:cstheme="majorBidi"/>
            <w:noProof/>
          </w:rPr>
          <w:t>17-19</w:t>
        </w:r>
        <w:r w:rsidR="00385798">
          <w:rPr>
            <w:rFonts w:asciiTheme="majorBidi" w:hAnsiTheme="majorBidi" w:cstheme="majorBidi"/>
            <w:noProof/>
          </w:rPr>
          <w:fldChar w:fldCharType="end"/>
        </w:r>
        <w:r w:rsidR="00385798">
          <w:rPr>
            <w:rFonts w:asciiTheme="majorBidi" w:hAnsiTheme="majorBidi" w:cstheme="majorBidi"/>
            <w:noProof/>
          </w:rPr>
          <w:t>]</w:t>
        </w:r>
        <w:r w:rsidR="00913CFE" w:rsidRPr="00AC2E30">
          <w:rPr>
            <w:rFonts w:asciiTheme="majorBidi" w:hAnsiTheme="majorBidi" w:cstheme="majorBidi"/>
          </w:rPr>
          <w:fldChar w:fldCharType="end"/>
        </w:r>
      </w:ins>
      <w:r w:rsidR="00CB74C7" w:rsidRPr="00AC2E30">
        <w:rPr>
          <w:rFonts w:asciiTheme="majorBidi" w:hAnsiTheme="majorBidi"/>
        </w:rPr>
        <w:t xml:space="preserve"> with Tensorflow </w:t>
      </w:r>
      <w:del w:id="17" w:author="Author">
        <w:r w:rsidR="00913CFE" w:rsidRPr="00AC2E30">
          <w:rPr>
            <w:rFonts w:asciiTheme="majorBidi" w:hAnsiTheme="majorBidi" w:cstheme="majorBidi"/>
          </w:rPr>
          <w:fldChar w:fldCharType="begin"/>
        </w:r>
        <w:r w:rsidR="0051523E">
          <w:rPr>
            <w:rFonts w:asciiTheme="majorBidi" w:hAnsiTheme="majorBidi" w:cstheme="majorBidi"/>
          </w:rPr>
          <w:delInstrText xml:space="preserve"> ADDIN EN.CITE &lt;EndNote&gt;&lt;Cite&gt;&lt;Author&gt;Abadi&lt;/Author&gt;&lt;Year&gt;2016&lt;/Year&gt;&lt;RecNum&gt;73&lt;/RecNum&gt;&lt;DisplayText&gt;[20]&lt;/DisplayText&gt;&lt;record&gt;&lt;rec-number&gt;73&lt;/rec-number&gt;&lt;foreign-keys&gt;&lt;key app="EN" db-id="5fvfszed7wrrv3es9dap59di5wr22wdadezr" timestamp="1637478236"&gt;73&lt;/key&gt;&lt;/foreign-keys&gt;&lt;ref-type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learning&lt;/title&gt;&lt;secondary-title&gt;12th symposium on operating systems design and implementation (16)&lt;/secondary-title&gt;&lt;/titles&gt;&lt;pages&gt;265-283&lt;/pages&gt;&lt;dates&gt;&lt;year&gt;2016&lt;/year&gt;&lt;/dates&gt;&lt;isbn&gt;1931971331&lt;/isbn&gt;&lt;urls&gt;&lt;/urls&gt;&lt;/record&gt;&lt;/Cite&gt;&lt;/EndNote&gt;</w:delInstrText>
        </w:r>
        <w:r w:rsidR="00913CFE" w:rsidRPr="00AC2E30">
          <w:rPr>
            <w:rFonts w:asciiTheme="majorBidi" w:hAnsiTheme="majorBidi" w:cstheme="majorBidi"/>
          </w:rPr>
          <w:fldChar w:fldCharType="separate"/>
        </w:r>
        <w:r w:rsidR="0051523E">
          <w:rPr>
            <w:rFonts w:asciiTheme="majorBidi" w:hAnsiTheme="majorBidi" w:cstheme="majorBidi"/>
            <w:noProof/>
          </w:rPr>
          <w:delText>[</w:delText>
        </w:r>
        <w:r w:rsidR="00D55946">
          <w:rPr>
            <w:rFonts w:asciiTheme="majorBidi" w:hAnsiTheme="majorBidi" w:cstheme="majorBidi"/>
            <w:noProof/>
          </w:rPr>
          <w:fldChar w:fldCharType="begin"/>
        </w:r>
        <w:r w:rsidR="00D55946">
          <w:rPr>
            <w:rFonts w:asciiTheme="majorBidi" w:hAnsiTheme="majorBidi" w:cstheme="majorBidi"/>
            <w:noProof/>
          </w:rPr>
          <w:delInstrText xml:space="preserve"> HYPERLINK \l "_ENREF_20" \o "Abadi, 2016 #73" </w:delInstrText>
        </w:r>
        <w:r w:rsidR="00D55946">
          <w:rPr>
            <w:rFonts w:asciiTheme="majorBidi" w:hAnsiTheme="majorBidi" w:cstheme="majorBidi"/>
            <w:noProof/>
          </w:rPr>
        </w:r>
        <w:r w:rsidR="00D55946">
          <w:rPr>
            <w:rFonts w:asciiTheme="majorBidi" w:hAnsiTheme="majorBidi" w:cstheme="majorBidi"/>
            <w:noProof/>
          </w:rPr>
          <w:fldChar w:fldCharType="separate"/>
        </w:r>
        <w:r w:rsidR="00D55946">
          <w:rPr>
            <w:rFonts w:asciiTheme="majorBidi" w:hAnsiTheme="majorBidi" w:cstheme="majorBidi"/>
            <w:noProof/>
          </w:rPr>
          <w:delText>20</w:delText>
        </w:r>
        <w:r w:rsidR="00D55946">
          <w:rPr>
            <w:rFonts w:asciiTheme="majorBidi" w:hAnsiTheme="majorBidi" w:cstheme="majorBidi"/>
            <w:noProof/>
          </w:rPr>
          <w:fldChar w:fldCharType="end"/>
        </w:r>
        <w:r w:rsidR="0051523E">
          <w:rPr>
            <w:rFonts w:asciiTheme="majorBidi" w:hAnsiTheme="majorBidi" w:cstheme="majorBidi"/>
            <w:noProof/>
          </w:rPr>
          <w:delText>]</w:delText>
        </w:r>
        <w:r w:rsidR="00913CFE" w:rsidRPr="00AC2E30">
          <w:rPr>
            <w:rFonts w:asciiTheme="majorBidi" w:hAnsiTheme="majorBidi" w:cstheme="majorBidi"/>
          </w:rPr>
          <w:fldChar w:fldCharType="end"/>
        </w:r>
        <w:r w:rsidR="00CB74C7" w:rsidRPr="00AC2E30">
          <w:rPr>
            <w:rFonts w:asciiTheme="majorBidi" w:hAnsiTheme="majorBidi" w:cstheme="majorBidi"/>
          </w:rPr>
          <w:delText xml:space="preserve"> </w:delText>
        </w:r>
        <w:r w:rsidR="004F4FC1" w:rsidRPr="00AC2E30">
          <w:rPr>
            <w:rFonts w:asciiTheme="majorBidi" w:hAnsiTheme="majorBidi" w:cstheme="majorBidi"/>
          </w:rPr>
          <w:delText>backend.</w:delText>
        </w:r>
      </w:del>
      <w:ins w:id="18" w:author="Author">
        <w:r w:rsidR="00913CFE" w:rsidRPr="00AC2E30">
          <w:rPr>
            <w:rFonts w:asciiTheme="majorBidi" w:hAnsiTheme="majorBidi" w:cstheme="majorBidi"/>
          </w:rPr>
          <w:fldChar w:fldCharType="begin"/>
        </w:r>
        <w:r w:rsidR="00385798">
          <w:rPr>
            <w:rFonts w:asciiTheme="majorBidi" w:hAnsiTheme="majorBidi" w:cstheme="majorBidi"/>
          </w:rPr>
          <w:instrText xml:space="preserve"> ADDIN EN.CITE &lt;EndNote&gt;&lt;Cite&gt;&lt;Author&gt;Abadi&lt;/Author&gt;&lt;Year&gt;2016&lt;/Year&gt;&lt;RecNum&gt;20&lt;/RecNum&gt;&lt;DisplayText&gt;[20]&lt;/DisplayText&gt;&lt;record&gt;&lt;rec-number&gt;20&lt;/rec-number&gt;&lt;foreign-keys&gt;&lt;key app="EN" db-id="0wweseex702xe3efzzjpxpztt5tsw2xdwvdr" timestamp="1673083270"&gt;20&lt;/key&gt;&lt;/foreign-keys&gt;&lt;ref-type name="Conference Proceedings"&gt;10&lt;/ref-type&gt;&lt;contributors&gt;&lt;authors&gt;&lt;author&gt;Abadi, Martín&lt;/author&gt;&lt;author&gt;Barham, Paul&lt;/author&gt;&lt;author&gt;Chen, Jianmin&lt;/author&gt;&lt;author&gt;Chen, Zhifeng&lt;/author&gt;&lt;author&gt;Davis, Andy&lt;/author&gt;&lt;author&gt;Dean, Jeffrey&lt;/author&gt;&lt;author&gt;Devin, Matthieu&lt;/author&gt;&lt;author&gt;Ghemawat, Sanjay&lt;/author&gt;&lt;author&gt;Irving, Geoffrey&lt;/author&gt;&lt;author&gt;Isard, Michael&lt;/author&gt;&lt;/authors&gt;&lt;/contributors&gt;&lt;titles&gt;&lt;title&gt;Tensorflow: A system for large-scale machine learning&lt;/title&gt;&lt;secondary-title&gt;In12th USENIX symposium on operating systems design and implementation (OSDI 16) 2016 (pp. 265-283).&lt;/secondary-title&gt;&lt;/titles&gt;&lt;pages&gt;265-283&lt;/pages&gt;&lt;dates&gt;&lt;year&gt;2016&lt;/year&gt;&lt;/dates&gt;&lt;isbn&gt;1931971331&lt;/isbn&gt;&lt;urls&gt;&lt;/urls&gt;&lt;/record&gt;&lt;/Cite&gt;&lt;/EndNote&gt;</w:instrText>
        </w:r>
        <w:r w:rsidR="00913CFE" w:rsidRPr="00AC2E30">
          <w:rPr>
            <w:rFonts w:asciiTheme="majorBidi" w:hAnsiTheme="majorBidi" w:cstheme="majorBidi"/>
          </w:rPr>
          <w:fldChar w:fldCharType="separate"/>
        </w:r>
        <w:r w:rsidR="00385798">
          <w:rPr>
            <w:rFonts w:asciiTheme="majorBidi" w:hAnsiTheme="majorBidi" w:cstheme="majorBidi"/>
            <w:noProof/>
          </w:rPr>
          <w:t>[</w:t>
        </w:r>
        <w:r w:rsidR="00385798">
          <w:rPr>
            <w:rFonts w:asciiTheme="majorBidi" w:hAnsiTheme="majorBidi" w:cstheme="majorBidi"/>
            <w:noProof/>
          </w:rPr>
          <w:fldChar w:fldCharType="begin"/>
        </w:r>
        <w:r w:rsidR="00385798">
          <w:rPr>
            <w:rFonts w:asciiTheme="majorBidi" w:hAnsiTheme="majorBidi" w:cstheme="majorBidi"/>
            <w:noProof/>
          </w:rPr>
          <w:instrText xml:space="preserve"> HYPERLINK \l "_ENREF_20" \o "Abadi, 2016 #20" </w:instrText>
        </w:r>
        <w:r w:rsidR="00385798">
          <w:rPr>
            <w:rFonts w:asciiTheme="majorBidi" w:hAnsiTheme="majorBidi" w:cstheme="majorBidi"/>
            <w:noProof/>
          </w:rPr>
        </w:r>
        <w:r w:rsidR="00385798">
          <w:rPr>
            <w:rFonts w:asciiTheme="majorBidi" w:hAnsiTheme="majorBidi" w:cstheme="majorBidi"/>
            <w:noProof/>
          </w:rPr>
          <w:fldChar w:fldCharType="separate"/>
        </w:r>
        <w:r w:rsidR="00385798">
          <w:rPr>
            <w:rFonts w:asciiTheme="majorBidi" w:hAnsiTheme="majorBidi" w:cstheme="majorBidi"/>
            <w:noProof/>
          </w:rPr>
          <w:t>20</w:t>
        </w:r>
        <w:r w:rsidR="00385798">
          <w:rPr>
            <w:rFonts w:asciiTheme="majorBidi" w:hAnsiTheme="majorBidi" w:cstheme="majorBidi"/>
            <w:noProof/>
          </w:rPr>
          <w:fldChar w:fldCharType="end"/>
        </w:r>
        <w:r w:rsidR="00385798">
          <w:rPr>
            <w:rFonts w:asciiTheme="majorBidi" w:hAnsiTheme="majorBidi" w:cstheme="majorBidi"/>
            <w:noProof/>
          </w:rPr>
          <w:t>]</w:t>
        </w:r>
        <w:r w:rsidR="00913CFE" w:rsidRPr="00AC2E30">
          <w:rPr>
            <w:rFonts w:asciiTheme="majorBidi" w:hAnsiTheme="majorBidi" w:cstheme="majorBidi"/>
          </w:rPr>
          <w:fldChar w:fldCharType="end"/>
        </w:r>
        <w:r w:rsidR="00CB74C7" w:rsidRPr="00AC2E30">
          <w:rPr>
            <w:rFonts w:asciiTheme="majorBidi" w:hAnsiTheme="majorBidi" w:cstheme="majorBidi"/>
          </w:rPr>
          <w:t xml:space="preserve"> </w:t>
        </w:r>
        <w:r w:rsidR="004F4FC1" w:rsidRPr="00AC2E30">
          <w:rPr>
            <w:rFonts w:asciiTheme="majorBidi" w:hAnsiTheme="majorBidi" w:cstheme="majorBidi"/>
          </w:rPr>
          <w:t>backend.</w:t>
        </w:r>
      </w:ins>
      <w:r w:rsidR="004F4FC1" w:rsidRPr="00AC2E30">
        <w:rPr>
          <w:rFonts w:asciiTheme="majorBidi" w:hAnsiTheme="majorBidi" w:cstheme="majorBidi"/>
        </w:rPr>
        <w:t xml:space="preserve"> </w:t>
      </w:r>
      <w:r w:rsidR="00F9137F" w:rsidRPr="00AC2E30">
        <w:rPr>
          <w:rFonts w:asciiTheme="majorBidi" w:hAnsiTheme="majorBidi"/>
        </w:rPr>
        <w:t>PyTorch is widely used in DNN models given its</w:t>
      </w:r>
      <w:r w:rsidR="00F9137F" w:rsidRPr="00AC2E30">
        <w:rPr>
          <w:rFonts w:asciiTheme="majorBidi" w:hAnsiTheme="majorBidi" w:cstheme="majorBidi"/>
          <w:color w:val="000000" w:themeColor="text1"/>
        </w:rPr>
        <w:t xml:space="preserve"> ease in d</w:t>
      </w:r>
      <w:r w:rsidR="00F9137F" w:rsidRPr="00AC2E30">
        <w:rPr>
          <w:rFonts w:asciiTheme="majorBidi" w:hAnsiTheme="majorBidi" w:cstheme="majorBidi"/>
          <w:color w:val="000000" w:themeColor="text1"/>
        </w:rPr>
        <w:t>e</w:t>
      </w:r>
      <w:r w:rsidR="00F9137F" w:rsidRPr="00AC2E30">
        <w:rPr>
          <w:rFonts w:asciiTheme="majorBidi" w:hAnsiTheme="majorBidi" w:cstheme="majorBidi"/>
          <w:color w:val="000000" w:themeColor="text1"/>
        </w:rPr>
        <w:t xml:space="preserve">bugging and computational efficiency. </w:t>
      </w:r>
      <w:r w:rsidR="00CB74C7" w:rsidRPr="00AC2E30">
        <w:rPr>
          <w:rFonts w:asciiTheme="majorBidi" w:hAnsiTheme="majorBidi" w:cstheme="majorBidi"/>
          <w:color w:val="000000" w:themeColor="text1"/>
        </w:rPr>
        <w:t xml:space="preserve">The performance </w:t>
      </w:r>
      <w:r w:rsidR="00434BF0" w:rsidRPr="00AC2E30">
        <w:rPr>
          <w:rFonts w:asciiTheme="majorBidi" w:hAnsiTheme="majorBidi" w:cstheme="majorBidi"/>
          <w:color w:val="000000" w:themeColor="text1"/>
        </w:rPr>
        <w:t xml:space="preserve">matrices </w:t>
      </w:r>
      <w:r w:rsidR="00CB74C7" w:rsidRPr="00AC2E30">
        <w:rPr>
          <w:rFonts w:asciiTheme="majorBidi" w:hAnsiTheme="majorBidi" w:cstheme="majorBidi"/>
          <w:color w:val="000000" w:themeColor="text1"/>
        </w:rPr>
        <w:t>used are overall accuracy, specificity, precision, recall, and F1-score for the multi-class classification a</w:t>
      </w:r>
      <w:r w:rsidR="00CB74C7" w:rsidRPr="00AC2E30">
        <w:rPr>
          <w:rFonts w:asciiTheme="majorBidi" w:hAnsiTheme="majorBidi" w:cstheme="majorBidi"/>
          <w:color w:val="000000" w:themeColor="text1"/>
        </w:rPr>
        <w:t>l</w:t>
      </w:r>
      <w:r w:rsidR="00CB74C7" w:rsidRPr="00AC2E30">
        <w:rPr>
          <w:rFonts w:asciiTheme="majorBidi" w:hAnsiTheme="majorBidi" w:cstheme="majorBidi"/>
          <w:color w:val="000000" w:themeColor="text1"/>
        </w:rPr>
        <w:t>gorithm</w:t>
      </w:r>
      <w:r w:rsidR="00B76719" w:rsidRPr="00AC2E30">
        <w:rPr>
          <w:rFonts w:asciiTheme="majorBidi" w:hAnsiTheme="majorBidi" w:cstheme="majorBidi"/>
          <w:color w:val="000000" w:themeColor="text1"/>
        </w:rPr>
        <w:t xml:space="preserve">. </w:t>
      </w:r>
      <w:r w:rsidR="0035486E" w:rsidRPr="00AC2E30">
        <w:rPr>
          <w:rFonts w:asciiTheme="majorBidi" w:hAnsiTheme="majorBidi" w:cstheme="majorBidi"/>
          <w:color w:val="000000" w:themeColor="text1"/>
        </w:rPr>
        <w:t>F1</w:t>
      </w:r>
      <w:r w:rsidR="00887026" w:rsidRPr="00AC2E30">
        <w:rPr>
          <w:rFonts w:asciiTheme="majorBidi" w:hAnsiTheme="majorBidi" w:cstheme="majorBidi"/>
          <w:color w:val="000000" w:themeColor="text1"/>
        </w:rPr>
        <w:t>-</w:t>
      </w:r>
      <w:r w:rsidR="0035486E" w:rsidRPr="00AC2E30">
        <w:rPr>
          <w:rFonts w:asciiTheme="majorBidi" w:hAnsiTheme="majorBidi" w:cstheme="majorBidi"/>
          <w:color w:val="000000" w:themeColor="text1"/>
        </w:rPr>
        <w:t>score is the geometric mean of precision and recall</w:t>
      </w:r>
      <w:r w:rsidR="001C1539" w:rsidRPr="00AC2E30">
        <w:rPr>
          <w:rFonts w:asciiTheme="majorBidi" w:hAnsiTheme="majorBidi" w:cstheme="majorBidi"/>
          <w:color w:val="000000" w:themeColor="text1"/>
        </w:rPr>
        <w:t>,</w:t>
      </w:r>
      <w:r w:rsidR="0035486E" w:rsidRPr="00AC2E30">
        <w:rPr>
          <w:rFonts w:asciiTheme="majorBidi" w:hAnsiTheme="majorBidi" w:cstheme="majorBidi"/>
          <w:color w:val="000000" w:themeColor="text1"/>
        </w:rPr>
        <w:t xml:space="preserve"> combining their scores.</w:t>
      </w:r>
      <w:r w:rsidRPr="00AC2E30">
        <w:rPr>
          <w:rFonts w:asciiTheme="majorBidi" w:hAnsiTheme="majorBidi" w:cstheme="majorBidi"/>
        </w:rPr>
        <w:t xml:space="preserve"> </w:t>
      </w:r>
      <w:r w:rsidR="00BB513E" w:rsidRPr="00AC2E30">
        <w:rPr>
          <w:rFonts w:asciiTheme="majorBidi" w:hAnsiTheme="majorBidi" w:cstheme="majorBidi"/>
          <w:color w:val="000000" w:themeColor="text1"/>
        </w:rPr>
        <w:t>Prec</w:t>
      </w:r>
      <w:r w:rsidR="00BB513E" w:rsidRPr="00AC2E30">
        <w:rPr>
          <w:rFonts w:asciiTheme="majorBidi" w:hAnsiTheme="majorBidi" w:cstheme="majorBidi"/>
          <w:color w:val="000000" w:themeColor="text1"/>
        </w:rPr>
        <w:t>i</w:t>
      </w:r>
      <w:r w:rsidR="00BB513E" w:rsidRPr="00AC2E30">
        <w:rPr>
          <w:rFonts w:asciiTheme="majorBidi" w:hAnsiTheme="majorBidi" w:cstheme="majorBidi"/>
          <w:color w:val="000000" w:themeColor="text1"/>
        </w:rPr>
        <w:t>sion</w:t>
      </w:r>
      <w:r w:rsidR="00BA0BCA" w:rsidRPr="00AC2E30">
        <w:rPr>
          <w:rFonts w:asciiTheme="majorBidi" w:hAnsiTheme="majorBidi" w:cstheme="majorBidi"/>
          <w:color w:val="000000" w:themeColor="text1"/>
        </w:rPr>
        <w:t xml:space="preserve"> (positive predictive value)</w:t>
      </w:r>
      <w:r w:rsidR="00BB513E" w:rsidRPr="00AC2E30">
        <w:rPr>
          <w:rFonts w:asciiTheme="majorBidi" w:hAnsiTheme="majorBidi" w:cstheme="majorBidi"/>
          <w:color w:val="000000" w:themeColor="text1"/>
        </w:rPr>
        <w:t xml:space="preserve"> indicates the percentage of predictions that were correct.</w:t>
      </w:r>
      <w:r w:rsidR="0035486E" w:rsidRPr="00AC2E30">
        <w:rPr>
          <w:rFonts w:asciiTheme="majorBidi" w:hAnsiTheme="majorBidi" w:cstheme="majorBidi"/>
          <w:color w:val="000000" w:themeColor="text1"/>
        </w:rPr>
        <w:t xml:space="preserve"> </w:t>
      </w:r>
      <w:r w:rsidR="00BB513E" w:rsidRPr="00AC2E30">
        <w:rPr>
          <w:rFonts w:asciiTheme="majorBidi" w:hAnsiTheme="majorBidi" w:cstheme="majorBidi"/>
          <w:color w:val="000000" w:themeColor="text1"/>
        </w:rPr>
        <w:t xml:space="preserve">Recall </w:t>
      </w:r>
      <w:r w:rsidR="00BA0BCA" w:rsidRPr="00AC2E30">
        <w:rPr>
          <w:rFonts w:asciiTheme="majorBidi" w:hAnsiTheme="majorBidi" w:cstheme="majorBidi"/>
          <w:color w:val="000000" w:themeColor="text1"/>
        </w:rPr>
        <w:t xml:space="preserve">(sensitivity) </w:t>
      </w:r>
      <w:r w:rsidR="00EA61B9" w:rsidRPr="00AC2E30">
        <w:rPr>
          <w:rFonts w:asciiTheme="majorBidi" w:hAnsiTheme="majorBidi" w:cstheme="majorBidi"/>
          <w:color w:val="000000" w:themeColor="text1"/>
        </w:rPr>
        <w:t xml:space="preserve">indicates </w:t>
      </w:r>
      <w:r w:rsidR="00BB513E" w:rsidRPr="00AC2E30">
        <w:rPr>
          <w:rFonts w:asciiTheme="majorBidi" w:hAnsiTheme="majorBidi" w:cstheme="majorBidi"/>
          <w:color w:val="000000" w:themeColor="text1"/>
        </w:rPr>
        <w:t xml:space="preserve">the percentage of </w:t>
      </w:r>
      <w:r w:rsidR="001C1539" w:rsidRPr="00AC2E30">
        <w:rPr>
          <w:rFonts w:asciiTheme="majorBidi" w:hAnsiTheme="majorBidi" w:cstheme="majorBidi"/>
          <w:color w:val="000000" w:themeColor="text1"/>
        </w:rPr>
        <w:t xml:space="preserve">drug </w:t>
      </w:r>
      <w:r w:rsidR="00BB513E" w:rsidRPr="00AC2E30">
        <w:rPr>
          <w:rFonts w:asciiTheme="majorBidi" w:hAnsiTheme="majorBidi" w:cstheme="majorBidi"/>
          <w:color w:val="000000" w:themeColor="text1"/>
        </w:rPr>
        <w:t>products</w:t>
      </w:r>
      <w:r w:rsidR="001837CB" w:rsidRPr="00AC2E30">
        <w:rPr>
          <w:rFonts w:asciiTheme="majorBidi" w:hAnsiTheme="majorBidi" w:cstheme="majorBidi"/>
          <w:color w:val="000000" w:themeColor="text1"/>
        </w:rPr>
        <w:t xml:space="preserve"> </w:t>
      </w:r>
      <w:r w:rsidR="00EA61B9" w:rsidRPr="00AC2E30">
        <w:rPr>
          <w:rFonts w:asciiTheme="majorBidi" w:hAnsiTheme="majorBidi" w:cstheme="majorBidi"/>
          <w:color w:val="000000" w:themeColor="text1"/>
        </w:rPr>
        <w:t xml:space="preserve">predicted </w:t>
      </w:r>
      <w:r w:rsidR="001C1539" w:rsidRPr="00AC2E30">
        <w:rPr>
          <w:rFonts w:asciiTheme="majorBidi" w:hAnsiTheme="majorBidi" w:cstheme="majorBidi"/>
          <w:color w:val="000000" w:themeColor="text1"/>
        </w:rPr>
        <w:t xml:space="preserve">correctly </w:t>
      </w:r>
      <w:r w:rsidR="00BB513E" w:rsidRPr="00AC2E30">
        <w:rPr>
          <w:rFonts w:asciiTheme="majorBidi" w:hAnsiTheme="majorBidi" w:cstheme="majorBidi"/>
          <w:color w:val="000000" w:themeColor="text1"/>
        </w:rPr>
        <w:t>by the model.</w:t>
      </w:r>
      <w:r w:rsidR="0035486E" w:rsidRPr="00AC2E30">
        <w:rPr>
          <w:rFonts w:asciiTheme="majorBidi" w:hAnsiTheme="majorBidi" w:cstheme="majorBidi"/>
          <w:color w:val="000000" w:themeColor="text1"/>
        </w:rPr>
        <w:t xml:space="preserve"> </w:t>
      </w:r>
      <w:r w:rsidR="00EA61B9" w:rsidRPr="00AC2E30">
        <w:rPr>
          <w:rFonts w:asciiTheme="majorBidi" w:hAnsiTheme="majorBidi" w:cstheme="majorBidi"/>
          <w:color w:val="000000" w:themeColor="text1"/>
        </w:rPr>
        <w:t>A</w:t>
      </w:r>
      <w:r w:rsidR="00BB513E" w:rsidRPr="00AC2E30">
        <w:rPr>
          <w:rFonts w:asciiTheme="majorBidi" w:hAnsiTheme="majorBidi" w:cstheme="majorBidi"/>
          <w:color w:val="000000" w:themeColor="text1"/>
        </w:rPr>
        <w:t>ccur</w:t>
      </w:r>
      <w:r w:rsidR="00BB513E" w:rsidRPr="00AC2E30">
        <w:rPr>
          <w:rFonts w:asciiTheme="majorBidi" w:hAnsiTheme="majorBidi" w:cstheme="majorBidi"/>
          <w:color w:val="000000" w:themeColor="text1"/>
        </w:rPr>
        <w:t>a</w:t>
      </w:r>
      <w:r w:rsidR="00BB513E" w:rsidRPr="00AC2E30">
        <w:rPr>
          <w:rFonts w:asciiTheme="majorBidi" w:hAnsiTheme="majorBidi" w:cstheme="majorBidi"/>
          <w:color w:val="000000" w:themeColor="text1"/>
        </w:rPr>
        <w:t>cy is the percentage of co</w:t>
      </w:r>
      <w:r w:rsidR="00BB513E" w:rsidRPr="00AC2E30">
        <w:rPr>
          <w:rFonts w:asciiTheme="majorBidi" w:hAnsiTheme="majorBidi" w:cstheme="majorBidi"/>
          <w:color w:val="000000" w:themeColor="text1"/>
        </w:rPr>
        <w:t>r</w:t>
      </w:r>
      <w:r w:rsidR="00BB513E" w:rsidRPr="00AC2E30">
        <w:rPr>
          <w:rFonts w:asciiTheme="majorBidi" w:hAnsiTheme="majorBidi" w:cstheme="majorBidi"/>
          <w:color w:val="000000" w:themeColor="text1"/>
        </w:rPr>
        <w:t xml:space="preserve">rect </w:t>
      </w:r>
      <w:r w:rsidR="00EA61B9" w:rsidRPr="00AC2E30">
        <w:rPr>
          <w:rFonts w:asciiTheme="majorBidi" w:hAnsiTheme="majorBidi" w:cstheme="majorBidi"/>
          <w:color w:val="000000" w:themeColor="text1"/>
        </w:rPr>
        <w:t>predictions</w:t>
      </w:r>
      <w:r w:rsidR="00BB513E" w:rsidRPr="00AC2E30">
        <w:rPr>
          <w:rFonts w:asciiTheme="majorBidi" w:hAnsiTheme="majorBidi" w:cstheme="majorBidi"/>
          <w:color w:val="000000" w:themeColor="text1"/>
        </w:rPr>
        <w:t xml:space="preserve"> </w:t>
      </w:r>
      <w:r w:rsidR="001C1539" w:rsidRPr="00AC2E30">
        <w:rPr>
          <w:rFonts w:asciiTheme="majorBidi" w:hAnsiTheme="majorBidi" w:cstheme="majorBidi"/>
          <w:color w:val="000000" w:themeColor="text1"/>
        </w:rPr>
        <w:t xml:space="preserve">across </w:t>
      </w:r>
      <w:r w:rsidR="00BB513E" w:rsidRPr="00AC2E30">
        <w:rPr>
          <w:rFonts w:asciiTheme="majorBidi" w:hAnsiTheme="majorBidi" w:cstheme="majorBidi"/>
          <w:color w:val="000000" w:themeColor="text1"/>
        </w:rPr>
        <w:t xml:space="preserve">all </w:t>
      </w:r>
      <w:r w:rsidR="001C1539" w:rsidRPr="00AC2E30">
        <w:rPr>
          <w:rFonts w:asciiTheme="majorBidi" w:hAnsiTheme="majorBidi" w:cstheme="majorBidi"/>
          <w:color w:val="000000" w:themeColor="text1"/>
        </w:rPr>
        <w:t xml:space="preserve">included drug </w:t>
      </w:r>
      <w:r w:rsidR="00BB513E" w:rsidRPr="00AC2E30">
        <w:rPr>
          <w:rFonts w:asciiTheme="majorBidi" w:hAnsiTheme="majorBidi" w:cstheme="majorBidi"/>
          <w:color w:val="000000" w:themeColor="text1"/>
        </w:rPr>
        <w:t>products</w:t>
      </w:r>
      <w:r w:rsidR="0035486E" w:rsidRPr="00AC2E30">
        <w:rPr>
          <w:rFonts w:asciiTheme="majorBidi" w:hAnsiTheme="majorBidi" w:cstheme="majorBidi"/>
          <w:color w:val="000000" w:themeColor="text1"/>
        </w:rPr>
        <w:t>.</w:t>
      </w:r>
    </w:p>
    <w:p w14:paraId="0DCB6338" w14:textId="711553D2" w:rsidR="004F4FC1" w:rsidRPr="00AC2E30" w:rsidRDefault="006F023A" w:rsidP="00AE0FF7">
      <w:pPr>
        <w:pStyle w:val="CommentText"/>
        <w:spacing w:line="480" w:lineRule="auto"/>
        <w:ind w:firstLine="720"/>
        <w:jc w:val="both"/>
        <w:rPr>
          <w:rFonts w:asciiTheme="majorBidi" w:hAnsiTheme="majorBidi" w:cstheme="majorBidi"/>
          <w:sz w:val="24"/>
          <w:szCs w:val="24"/>
        </w:rPr>
      </w:pPr>
      <w:r w:rsidRPr="00AC2E30">
        <w:rPr>
          <w:rFonts w:asciiTheme="majorBidi" w:eastAsia="Segoe UI" w:hAnsiTheme="majorBidi" w:cstheme="majorBidi"/>
          <w:sz w:val="24"/>
          <w:szCs w:val="24"/>
        </w:rPr>
        <w:t>Confusion matrices were</w:t>
      </w:r>
      <w:r w:rsidR="002033C6" w:rsidRPr="00AC2E30">
        <w:rPr>
          <w:rFonts w:asciiTheme="majorBidi" w:hAnsiTheme="majorBidi" w:cstheme="majorBidi"/>
          <w:sz w:val="24"/>
          <w:szCs w:val="24"/>
        </w:rPr>
        <w:t xml:space="preserve"> </w:t>
      </w:r>
      <w:r w:rsidR="00EA61B9" w:rsidRPr="00AC2E30">
        <w:rPr>
          <w:rFonts w:asciiTheme="majorBidi" w:hAnsiTheme="majorBidi" w:cstheme="majorBidi"/>
          <w:sz w:val="24"/>
          <w:szCs w:val="24"/>
        </w:rPr>
        <w:t xml:space="preserve">summarized </w:t>
      </w:r>
      <w:r w:rsidR="002033C6" w:rsidRPr="00AC2E30">
        <w:rPr>
          <w:rFonts w:asciiTheme="majorBidi" w:hAnsiTheme="majorBidi" w:cstheme="majorBidi"/>
          <w:sz w:val="24"/>
          <w:szCs w:val="24"/>
        </w:rPr>
        <w:t>for training and test</w:t>
      </w:r>
      <w:r w:rsidRPr="00AC2E30">
        <w:rPr>
          <w:rFonts w:asciiTheme="majorBidi" w:hAnsiTheme="majorBidi" w:cstheme="majorBidi"/>
          <w:sz w:val="24"/>
          <w:szCs w:val="24"/>
        </w:rPr>
        <w:t>ing cohorts</w:t>
      </w:r>
      <w:r w:rsidR="002033C6" w:rsidRPr="00AC2E30">
        <w:rPr>
          <w:rFonts w:asciiTheme="majorBidi" w:hAnsiTheme="majorBidi" w:cstheme="majorBidi"/>
          <w:sz w:val="24"/>
          <w:szCs w:val="24"/>
        </w:rPr>
        <w:t xml:space="preserve"> in each DNN model.</w:t>
      </w:r>
      <w:r w:rsidRPr="00AC2E30">
        <w:rPr>
          <w:rFonts w:asciiTheme="majorBidi" w:hAnsiTheme="majorBidi" w:cstheme="majorBidi"/>
          <w:sz w:val="24"/>
          <w:szCs w:val="24"/>
        </w:rPr>
        <w:t xml:space="preserve"> </w:t>
      </w:r>
      <w:bookmarkStart w:id="19" w:name="_Hlk94905504"/>
      <w:r w:rsidR="00C608EB" w:rsidRPr="00AC2E30">
        <w:rPr>
          <w:rFonts w:asciiTheme="majorBidi" w:hAnsiTheme="majorBidi" w:cstheme="majorBidi"/>
          <w:color w:val="000000" w:themeColor="text1"/>
          <w:sz w:val="24"/>
          <w:szCs w:val="24"/>
        </w:rPr>
        <w:t>A confusion matrix summariz</w:t>
      </w:r>
      <w:r w:rsidR="00EA61B9" w:rsidRPr="00AC2E30">
        <w:rPr>
          <w:rFonts w:asciiTheme="majorBidi" w:hAnsiTheme="majorBidi" w:cstheme="majorBidi"/>
          <w:color w:val="000000" w:themeColor="text1"/>
          <w:sz w:val="24"/>
          <w:szCs w:val="24"/>
        </w:rPr>
        <w:t>es</w:t>
      </w:r>
      <w:r w:rsidR="00C608EB" w:rsidRPr="00AC2E30">
        <w:rPr>
          <w:rFonts w:asciiTheme="majorBidi" w:hAnsiTheme="majorBidi" w:cstheme="majorBidi"/>
          <w:color w:val="000000" w:themeColor="text1"/>
          <w:sz w:val="24"/>
          <w:szCs w:val="24"/>
        </w:rPr>
        <w:t xml:space="preserve"> performance of a classification algorithm, </w:t>
      </w:r>
      <w:r w:rsidR="00EA61B9" w:rsidRPr="00AC2E30">
        <w:rPr>
          <w:rFonts w:asciiTheme="majorBidi" w:hAnsiTheme="majorBidi" w:cstheme="majorBidi"/>
          <w:color w:val="000000" w:themeColor="text1"/>
          <w:sz w:val="24"/>
          <w:szCs w:val="24"/>
        </w:rPr>
        <w:t xml:space="preserve">including </w:t>
      </w:r>
      <w:r w:rsidR="00C608EB" w:rsidRPr="00AC2E30">
        <w:rPr>
          <w:rFonts w:asciiTheme="majorBidi" w:hAnsiTheme="majorBidi" w:cstheme="majorBidi"/>
          <w:color w:val="000000" w:themeColor="text1"/>
          <w:sz w:val="24"/>
          <w:szCs w:val="24"/>
        </w:rPr>
        <w:t>information on the algorithm’s correct assumptions and errors</w:t>
      </w:r>
      <w:r w:rsidR="00EA61B9" w:rsidRPr="00AC2E30">
        <w:rPr>
          <w:rFonts w:asciiTheme="majorBidi" w:hAnsiTheme="majorBidi" w:cstheme="majorBidi"/>
          <w:color w:val="000000" w:themeColor="text1"/>
          <w:sz w:val="24"/>
          <w:szCs w:val="24"/>
        </w:rPr>
        <w:t xml:space="preserve">, </w:t>
      </w:r>
      <w:r w:rsidR="000C1E88" w:rsidRPr="00AC2E30">
        <w:rPr>
          <w:rFonts w:asciiTheme="majorBidi" w:hAnsiTheme="majorBidi" w:cstheme="majorBidi"/>
          <w:color w:val="000000" w:themeColor="text1"/>
          <w:sz w:val="24"/>
          <w:szCs w:val="24"/>
        </w:rPr>
        <w:t>the</w:t>
      </w:r>
      <w:r w:rsidR="003A067A" w:rsidRPr="00AC2E30">
        <w:rPr>
          <w:rFonts w:asciiTheme="majorBidi" w:hAnsiTheme="majorBidi" w:cstheme="majorBidi"/>
          <w:color w:val="000000" w:themeColor="text1"/>
          <w:sz w:val="24"/>
          <w:szCs w:val="24"/>
        </w:rPr>
        <w:t xml:space="preserve"> total test cases available for each </w:t>
      </w:r>
      <w:r w:rsidR="000C1E88" w:rsidRPr="00AC2E30">
        <w:rPr>
          <w:rFonts w:asciiTheme="majorBidi" w:hAnsiTheme="majorBidi" w:cstheme="majorBidi"/>
          <w:color w:val="000000" w:themeColor="text1"/>
          <w:sz w:val="24"/>
          <w:szCs w:val="24"/>
        </w:rPr>
        <w:t xml:space="preserve">drug </w:t>
      </w:r>
      <w:r w:rsidR="003A067A" w:rsidRPr="00AC2E30">
        <w:rPr>
          <w:rFonts w:asciiTheme="majorBidi" w:hAnsiTheme="majorBidi" w:cstheme="majorBidi"/>
          <w:color w:val="000000" w:themeColor="text1"/>
          <w:sz w:val="24"/>
          <w:szCs w:val="24"/>
        </w:rPr>
        <w:t>product</w:t>
      </w:r>
      <w:r w:rsidR="00EA61B9" w:rsidRPr="00AC2E30">
        <w:rPr>
          <w:rFonts w:asciiTheme="majorBidi" w:hAnsiTheme="majorBidi" w:cstheme="majorBidi"/>
          <w:color w:val="000000" w:themeColor="text1"/>
          <w:sz w:val="24"/>
          <w:szCs w:val="24"/>
        </w:rPr>
        <w:t>,</w:t>
      </w:r>
      <w:r w:rsidR="003A067A" w:rsidRPr="00AC2E30">
        <w:rPr>
          <w:rFonts w:asciiTheme="majorBidi" w:hAnsiTheme="majorBidi" w:cstheme="majorBidi"/>
          <w:color w:val="000000" w:themeColor="text1"/>
          <w:sz w:val="24"/>
          <w:szCs w:val="24"/>
        </w:rPr>
        <w:t xml:space="preserve"> and the number </w:t>
      </w:r>
      <w:r w:rsidR="00EA61B9" w:rsidRPr="00AC2E30">
        <w:rPr>
          <w:rFonts w:asciiTheme="majorBidi" w:hAnsiTheme="majorBidi" w:cstheme="majorBidi"/>
          <w:color w:val="000000" w:themeColor="text1"/>
          <w:sz w:val="24"/>
          <w:szCs w:val="24"/>
        </w:rPr>
        <w:t xml:space="preserve">classified </w:t>
      </w:r>
      <w:r w:rsidR="003A067A" w:rsidRPr="00AC2E30">
        <w:rPr>
          <w:rFonts w:asciiTheme="majorBidi" w:hAnsiTheme="majorBidi" w:cstheme="majorBidi"/>
          <w:color w:val="000000" w:themeColor="text1"/>
          <w:sz w:val="24"/>
          <w:szCs w:val="24"/>
        </w:rPr>
        <w:t xml:space="preserve">correctly. The confusion matrix also indicates </w:t>
      </w:r>
      <w:r w:rsidR="003A067A" w:rsidRPr="00AC2E30">
        <w:rPr>
          <w:rFonts w:asciiTheme="majorBidi" w:hAnsiTheme="majorBidi" w:cstheme="majorBidi"/>
          <w:color w:val="000000" w:themeColor="text1"/>
          <w:sz w:val="24"/>
          <w:szCs w:val="24"/>
        </w:rPr>
        <w:lastRenderedPageBreak/>
        <w:t>whether some detections were false</w:t>
      </w:r>
      <w:r w:rsidR="00EA61B9" w:rsidRPr="00AC2E30">
        <w:rPr>
          <w:rFonts w:asciiTheme="majorBidi" w:hAnsiTheme="majorBidi" w:cstheme="majorBidi"/>
          <w:color w:val="000000" w:themeColor="text1"/>
          <w:sz w:val="24"/>
          <w:szCs w:val="24"/>
        </w:rPr>
        <w:t>,</w:t>
      </w:r>
      <w:r w:rsidR="003A067A" w:rsidRPr="00AC2E30">
        <w:rPr>
          <w:rFonts w:asciiTheme="majorBidi" w:hAnsiTheme="majorBidi" w:cstheme="majorBidi"/>
          <w:color w:val="000000" w:themeColor="text1"/>
          <w:sz w:val="24"/>
          <w:szCs w:val="24"/>
        </w:rPr>
        <w:t xml:space="preserve"> and how many detections were assigned to each product. </w:t>
      </w:r>
      <w:r w:rsidR="0069714E" w:rsidRPr="00AC2E30">
        <w:rPr>
          <w:rFonts w:asciiTheme="majorBidi" w:hAnsiTheme="majorBidi" w:cstheme="majorBidi"/>
          <w:sz w:val="24"/>
          <w:szCs w:val="24"/>
        </w:rPr>
        <w:t>F</w:t>
      </w:r>
      <w:r w:rsidR="004F4FC1" w:rsidRPr="00AC2E30">
        <w:rPr>
          <w:rFonts w:asciiTheme="majorBidi" w:hAnsiTheme="majorBidi" w:cstheme="majorBidi"/>
          <w:sz w:val="24"/>
          <w:szCs w:val="24"/>
        </w:rPr>
        <w:t xml:space="preserve">or each </w:t>
      </w:r>
      <w:r w:rsidR="0069714E" w:rsidRPr="00AC2E30">
        <w:rPr>
          <w:rFonts w:asciiTheme="majorBidi" w:hAnsiTheme="majorBidi" w:cstheme="majorBidi"/>
          <w:sz w:val="24"/>
          <w:szCs w:val="24"/>
        </w:rPr>
        <w:t xml:space="preserve">drug </w:t>
      </w:r>
      <w:r w:rsidR="004F4FC1" w:rsidRPr="00AC2E30">
        <w:rPr>
          <w:rFonts w:asciiTheme="majorBidi" w:hAnsiTheme="majorBidi" w:cstheme="majorBidi"/>
          <w:sz w:val="24"/>
          <w:szCs w:val="24"/>
        </w:rPr>
        <w:t xml:space="preserve">class, a confusion matrix </w:t>
      </w:r>
      <w:r w:rsidR="0069714E" w:rsidRPr="00AC2E30">
        <w:rPr>
          <w:rFonts w:asciiTheme="majorBidi" w:hAnsiTheme="majorBidi" w:cstheme="majorBidi"/>
          <w:sz w:val="24"/>
          <w:szCs w:val="24"/>
        </w:rPr>
        <w:t xml:space="preserve">displays </w:t>
      </w:r>
      <w:r w:rsidR="004F4FC1" w:rsidRPr="00AC2E30">
        <w:rPr>
          <w:rFonts w:asciiTheme="majorBidi" w:hAnsiTheme="majorBidi" w:cstheme="majorBidi"/>
          <w:sz w:val="24"/>
          <w:szCs w:val="24"/>
        </w:rPr>
        <w:t xml:space="preserve">true positives, false positives, true negatives, and false negatives. In </w:t>
      </w:r>
      <w:r w:rsidR="0069714E" w:rsidRPr="00AC2E30">
        <w:rPr>
          <w:rFonts w:asciiTheme="majorBidi" w:hAnsiTheme="majorBidi" w:cstheme="majorBidi"/>
          <w:sz w:val="24"/>
          <w:szCs w:val="24"/>
        </w:rPr>
        <w:t>this context</w:t>
      </w:r>
      <w:r w:rsidR="004F4FC1" w:rsidRPr="00AC2E30">
        <w:rPr>
          <w:rFonts w:asciiTheme="majorBidi" w:hAnsiTheme="majorBidi" w:cstheme="majorBidi"/>
          <w:sz w:val="24"/>
          <w:szCs w:val="24"/>
        </w:rPr>
        <w:t xml:space="preserve">, positive means being classified as </w:t>
      </w:r>
      <w:r w:rsidR="0069714E" w:rsidRPr="00AC2E30">
        <w:rPr>
          <w:rFonts w:asciiTheme="majorBidi" w:hAnsiTheme="majorBidi" w:cstheme="majorBidi"/>
          <w:sz w:val="24"/>
          <w:szCs w:val="24"/>
        </w:rPr>
        <w:t xml:space="preserve">a </w:t>
      </w:r>
      <w:r w:rsidR="004F4FC1" w:rsidRPr="00AC2E30">
        <w:rPr>
          <w:rFonts w:asciiTheme="majorBidi" w:hAnsiTheme="majorBidi" w:cstheme="majorBidi"/>
          <w:sz w:val="24"/>
          <w:szCs w:val="24"/>
        </w:rPr>
        <w:t xml:space="preserve">particular </w:t>
      </w:r>
      <w:r w:rsidR="0069714E" w:rsidRPr="00AC2E30">
        <w:rPr>
          <w:rFonts w:asciiTheme="majorBidi" w:hAnsiTheme="majorBidi" w:cstheme="majorBidi"/>
          <w:sz w:val="24"/>
          <w:szCs w:val="24"/>
        </w:rPr>
        <w:t xml:space="preserve">drug </w:t>
      </w:r>
      <w:r w:rsidR="004F4FC1" w:rsidRPr="00AC2E30">
        <w:rPr>
          <w:rFonts w:asciiTheme="majorBidi" w:hAnsiTheme="majorBidi" w:cstheme="majorBidi"/>
          <w:sz w:val="24"/>
          <w:szCs w:val="24"/>
        </w:rPr>
        <w:t>class.</w:t>
      </w:r>
    </w:p>
    <w:bookmarkEnd w:id="19"/>
    <w:p w14:paraId="73D37C96" w14:textId="2E546670" w:rsidR="0084031A" w:rsidRPr="00AC2E30" w:rsidRDefault="00820A9E" w:rsidP="00F0084C">
      <w:pPr>
        <w:spacing w:line="480" w:lineRule="auto"/>
        <w:ind w:firstLine="720"/>
        <w:jc w:val="both"/>
        <w:rPr>
          <w:rFonts w:asciiTheme="majorBidi" w:hAnsiTheme="majorBidi" w:cstheme="majorBidi"/>
        </w:rPr>
      </w:pPr>
      <w:r w:rsidRPr="00AC2E30">
        <w:rPr>
          <w:rFonts w:asciiTheme="majorBidi" w:hAnsiTheme="majorBidi" w:cstheme="majorBidi"/>
          <w:color w:val="000000" w:themeColor="text1"/>
        </w:rPr>
        <w:t xml:space="preserve">Classification accuracy alone can be misleading if there are unequal observations in each class or more than two classes in </w:t>
      </w:r>
      <w:r w:rsidR="0069714E" w:rsidRPr="00AC2E30">
        <w:rPr>
          <w:rFonts w:asciiTheme="majorBidi" w:hAnsiTheme="majorBidi" w:cstheme="majorBidi"/>
          <w:color w:val="000000" w:themeColor="text1"/>
        </w:rPr>
        <w:t xml:space="preserve">a </w:t>
      </w:r>
      <w:r w:rsidRPr="00AC2E30">
        <w:rPr>
          <w:rFonts w:asciiTheme="majorBidi" w:hAnsiTheme="majorBidi" w:cstheme="majorBidi"/>
          <w:color w:val="000000" w:themeColor="text1"/>
        </w:rPr>
        <w:t>dataset.</w:t>
      </w:r>
      <w:r w:rsidR="0069714E" w:rsidRPr="00AC2E30">
        <w:rPr>
          <w:rFonts w:asciiTheme="majorBidi" w:hAnsiTheme="majorBidi" w:cstheme="majorBidi"/>
          <w:color w:val="000000" w:themeColor="text1"/>
        </w:rPr>
        <w:t xml:space="preserve"> </w:t>
      </w:r>
      <w:r w:rsidR="0084031A" w:rsidRPr="00AC2E30">
        <w:rPr>
          <w:rFonts w:asciiTheme="majorBidi" w:hAnsiTheme="majorBidi" w:cstheme="majorBidi"/>
          <w:color w:val="000000" w:themeColor="text1"/>
        </w:rPr>
        <w:t>To confirm that train</w:t>
      </w:r>
      <w:r w:rsidR="00567DC4" w:rsidRPr="00AC2E30">
        <w:rPr>
          <w:rFonts w:asciiTheme="majorBidi" w:hAnsiTheme="majorBidi" w:cstheme="majorBidi"/>
          <w:color w:val="000000" w:themeColor="text1"/>
        </w:rPr>
        <w:t>ing</w:t>
      </w:r>
      <w:r w:rsidR="0084031A" w:rsidRPr="00AC2E30">
        <w:rPr>
          <w:rFonts w:asciiTheme="majorBidi" w:hAnsiTheme="majorBidi" w:cstheme="majorBidi"/>
          <w:color w:val="000000" w:themeColor="text1"/>
        </w:rPr>
        <w:t>, validation</w:t>
      </w:r>
      <w:r w:rsidR="001837CB" w:rsidRPr="00AC2E30">
        <w:rPr>
          <w:rFonts w:asciiTheme="majorBidi" w:hAnsiTheme="majorBidi" w:cstheme="majorBidi"/>
          <w:color w:val="000000" w:themeColor="text1"/>
        </w:rPr>
        <w:t>,</w:t>
      </w:r>
      <w:r w:rsidR="0084031A" w:rsidRPr="00AC2E30">
        <w:rPr>
          <w:rFonts w:asciiTheme="majorBidi" w:hAnsiTheme="majorBidi" w:cstheme="majorBidi"/>
          <w:color w:val="000000" w:themeColor="text1"/>
        </w:rPr>
        <w:t xml:space="preserve"> and test</w:t>
      </w:r>
      <w:r w:rsidR="00F4149A" w:rsidRPr="00AC2E30">
        <w:rPr>
          <w:rFonts w:asciiTheme="majorBidi" w:hAnsiTheme="majorBidi" w:cstheme="majorBidi"/>
          <w:color w:val="000000" w:themeColor="text1"/>
        </w:rPr>
        <w:t>ing</w:t>
      </w:r>
      <w:r w:rsidR="0084031A" w:rsidRPr="00AC2E30">
        <w:rPr>
          <w:rFonts w:asciiTheme="majorBidi" w:hAnsiTheme="majorBidi" w:cstheme="majorBidi"/>
          <w:color w:val="000000" w:themeColor="text1"/>
        </w:rPr>
        <w:t xml:space="preserve"> d</w:t>
      </w:r>
      <w:r w:rsidR="0084031A" w:rsidRPr="00AC2E30">
        <w:rPr>
          <w:rFonts w:asciiTheme="majorBidi" w:hAnsiTheme="majorBidi" w:cstheme="majorBidi"/>
          <w:color w:val="000000" w:themeColor="text1"/>
        </w:rPr>
        <w:t>a</w:t>
      </w:r>
      <w:r w:rsidR="0084031A" w:rsidRPr="00AC2E30">
        <w:rPr>
          <w:rFonts w:asciiTheme="majorBidi" w:hAnsiTheme="majorBidi" w:cstheme="majorBidi"/>
          <w:color w:val="000000" w:themeColor="text1"/>
        </w:rPr>
        <w:t>tasets contain similar feature characteristics, the feature distribution of Age (only numeric fe</w:t>
      </w:r>
      <w:r w:rsidR="0084031A" w:rsidRPr="00AC2E30">
        <w:rPr>
          <w:rFonts w:asciiTheme="majorBidi" w:hAnsiTheme="majorBidi" w:cstheme="majorBidi"/>
          <w:color w:val="000000" w:themeColor="text1"/>
        </w:rPr>
        <w:t>a</w:t>
      </w:r>
      <w:r w:rsidR="0084031A" w:rsidRPr="00AC2E30">
        <w:rPr>
          <w:rFonts w:asciiTheme="majorBidi" w:hAnsiTheme="majorBidi" w:cstheme="majorBidi"/>
          <w:color w:val="000000" w:themeColor="text1"/>
        </w:rPr>
        <w:t>ture) in Figure</w:t>
      </w:r>
      <w:r w:rsidR="00846F13" w:rsidRPr="00AC2E30">
        <w:rPr>
          <w:rFonts w:asciiTheme="majorBidi" w:hAnsiTheme="majorBidi" w:cstheme="majorBidi"/>
          <w:color w:val="000000" w:themeColor="text1"/>
        </w:rPr>
        <w:t xml:space="preserve"> </w:t>
      </w:r>
      <w:r w:rsidR="006D44F4" w:rsidRPr="00AC2E30">
        <w:rPr>
          <w:rFonts w:asciiTheme="majorBidi" w:hAnsiTheme="majorBidi" w:cstheme="majorBidi"/>
          <w:color w:val="000000" w:themeColor="text1"/>
        </w:rPr>
        <w:t>1</w:t>
      </w:r>
      <w:r w:rsidR="0084031A" w:rsidRPr="00AC2E30">
        <w:rPr>
          <w:rFonts w:asciiTheme="majorBidi" w:hAnsiTheme="majorBidi" w:cstheme="majorBidi"/>
          <w:color w:val="000000" w:themeColor="text1"/>
        </w:rPr>
        <w:t xml:space="preserve"> and </w:t>
      </w:r>
      <w:r w:rsidR="001837CB" w:rsidRPr="00AC2E30">
        <w:rPr>
          <w:rFonts w:asciiTheme="majorBidi" w:hAnsiTheme="majorBidi" w:cstheme="majorBidi"/>
          <w:color w:val="000000" w:themeColor="text1"/>
        </w:rPr>
        <w:t xml:space="preserve">the </w:t>
      </w:r>
      <w:r w:rsidR="0084031A" w:rsidRPr="00AC2E30">
        <w:rPr>
          <w:rFonts w:asciiTheme="majorBidi" w:hAnsiTheme="majorBidi" w:cstheme="majorBidi"/>
          <w:color w:val="000000" w:themeColor="text1"/>
        </w:rPr>
        <w:t xml:space="preserve">percentage for all binary features </w:t>
      </w:r>
      <w:r w:rsidR="0069714E" w:rsidRPr="00AC2E30">
        <w:rPr>
          <w:rFonts w:asciiTheme="majorBidi" w:hAnsiTheme="majorBidi" w:cstheme="majorBidi"/>
          <w:color w:val="000000" w:themeColor="text1"/>
        </w:rPr>
        <w:t xml:space="preserve">are listed </w:t>
      </w:r>
      <w:r w:rsidR="0084031A" w:rsidRPr="00AC2E30">
        <w:rPr>
          <w:rFonts w:asciiTheme="majorBidi" w:hAnsiTheme="majorBidi" w:cstheme="majorBidi"/>
          <w:color w:val="000000" w:themeColor="text1"/>
        </w:rPr>
        <w:t>for train</w:t>
      </w:r>
      <w:r w:rsidR="00F4149A" w:rsidRPr="00AC2E30">
        <w:rPr>
          <w:rFonts w:asciiTheme="majorBidi" w:hAnsiTheme="majorBidi" w:cstheme="majorBidi"/>
          <w:color w:val="000000" w:themeColor="text1"/>
        </w:rPr>
        <w:t>ing</w:t>
      </w:r>
      <w:r w:rsidR="0084031A" w:rsidRPr="00AC2E30">
        <w:rPr>
          <w:rFonts w:asciiTheme="majorBidi" w:hAnsiTheme="majorBidi" w:cstheme="majorBidi"/>
          <w:color w:val="000000" w:themeColor="text1"/>
        </w:rPr>
        <w:t>, validation</w:t>
      </w:r>
      <w:r w:rsidR="001837CB" w:rsidRPr="00AC2E30">
        <w:rPr>
          <w:rFonts w:asciiTheme="majorBidi" w:hAnsiTheme="majorBidi" w:cstheme="majorBidi"/>
          <w:color w:val="000000" w:themeColor="text1"/>
        </w:rPr>
        <w:t>,</w:t>
      </w:r>
      <w:r w:rsidR="0084031A" w:rsidRPr="00AC2E30">
        <w:rPr>
          <w:rFonts w:asciiTheme="majorBidi" w:hAnsiTheme="majorBidi" w:cstheme="majorBidi"/>
          <w:color w:val="000000" w:themeColor="text1"/>
        </w:rPr>
        <w:t xml:space="preserve"> and test</w:t>
      </w:r>
      <w:r w:rsidR="00F4149A" w:rsidRPr="00AC2E30">
        <w:rPr>
          <w:rFonts w:asciiTheme="majorBidi" w:hAnsiTheme="majorBidi" w:cstheme="majorBidi"/>
          <w:color w:val="000000" w:themeColor="text1"/>
        </w:rPr>
        <w:t>ing</w:t>
      </w:r>
      <w:r w:rsidR="0084031A" w:rsidRPr="00AC2E30">
        <w:rPr>
          <w:rFonts w:asciiTheme="majorBidi" w:hAnsiTheme="majorBidi" w:cstheme="majorBidi"/>
          <w:color w:val="000000" w:themeColor="text1"/>
        </w:rPr>
        <w:t xml:space="preserve"> sets</w:t>
      </w:r>
      <w:r w:rsidR="002F2C0C" w:rsidRPr="00AC2E30">
        <w:rPr>
          <w:rFonts w:asciiTheme="majorBidi" w:hAnsiTheme="majorBidi" w:cstheme="majorBidi"/>
          <w:color w:val="000000" w:themeColor="text1"/>
        </w:rPr>
        <w:t xml:space="preserve"> (</w:t>
      </w:r>
      <w:r w:rsidR="0069714E" w:rsidRPr="00AC2E30">
        <w:rPr>
          <w:rFonts w:asciiTheme="majorBidi" w:hAnsiTheme="majorBidi" w:cstheme="majorBidi"/>
          <w:color w:val="000000" w:themeColor="text1"/>
        </w:rPr>
        <w:t>S</w:t>
      </w:r>
      <w:r w:rsidR="002F2C0C" w:rsidRPr="00AC2E30">
        <w:rPr>
          <w:rFonts w:asciiTheme="majorBidi" w:hAnsiTheme="majorBidi" w:cstheme="majorBidi"/>
          <w:color w:val="000000" w:themeColor="text1"/>
        </w:rPr>
        <w:t xml:space="preserve">upplementary </w:t>
      </w:r>
      <w:r w:rsidR="0069714E" w:rsidRPr="00AC2E30">
        <w:rPr>
          <w:rFonts w:asciiTheme="majorBidi" w:hAnsiTheme="majorBidi" w:cstheme="majorBidi"/>
          <w:color w:val="000000" w:themeColor="text1"/>
        </w:rPr>
        <w:t>F</w:t>
      </w:r>
      <w:r w:rsidR="002F2C0C" w:rsidRPr="00AC2E30">
        <w:rPr>
          <w:rFonts w:asciiTheme="majorBidi" w:hAnsiTheme="majorBidi" w:cstheme="majorBidi"/>
          <w:color w:val="000000" w:themeColor="text1"/>
        </w:rPr>
        <w:t>igure 2)</w:t>
      </w:r>
      <w:r w:rsidR="0084031A" w:rsidRPr="00AC2E30">
        <w:rPr>
          <w:rFonts w:asciiTheme="majorBidi" w:hAnsiTheme="majorBidi" w:cstheme="majorBidi"/>
          <w:color w:val="000000" w:themeColor="text1"/>
        </w:rPr>
        <w:t xml:space="preserve">. It </w:t>
      </w:r>
      <w:r w:rsidR="004F4FC1" w:rsidRPr="00AC2E30">
        <w:rPr>
          <w:rFonts w:asciiTheme="majorBidi" w:hAnsiTheme="majorBidi" w:cstheme="majorBidi"/>
        </w:rPr>
        <w:t xml:space="preserve">can be visually verified from the plots </w:t>
      </w:r>
      <w:r w:rsidR="0084031A" w:rsidRPr="00AC2E30">
        <w:rPr>
          <w:rFonts w:asciiTheme="majorBidi" w:hAnsiTheme="majorBidi" w:cstheme="majorBidi"/>
          <w:color w:val="000000" w:themeColor="text1"/>
        </w:rPr>
        <w:t>that the three d</w:t>
      </w:r>
      <w:r w:rsidR="0084031A" w:rsidRPr="00AC2E30">
        <w:rPr>
          <w:rFonts w:asciiTheme="majorBidi" w:hAnsiTheme="majorBidi" w:cstheme="majorBidi"/>
          <w:color w:val="000000" w:themeColor="text1"/>
        </w:rPr>
        <w:t>a</w:t>
      </w:r>
      <w:r w:rsidR="0084031A" w:rsidRPr="00AC2E30">
        <w:rPr>
          <w:rFonts w:asciiTheme="majorBidi" w:hAnsiTheme="majorBidi" w:cstheme="majorBidi"/>
          <w:color w:val="000000" w:themeColor="text1"/>
        </w:rPr>
        <w:t>tasets have similar feature</w:t>
      </w:r>
      <w:r w:rsidR="00F30CBB" w:rsidRPr="00AC2E30">
        <w:rPr>
          <w:rFonts w:asciiTheme="majorBidi" w:hAnsiTheme="majorBidi" w:cstheme="majorBidi"/>
          <w:color w:val="000000" w:themeColor="text1"/>
        </w:rPr>
        <w:t>s</w:t>
      </w:r>
      <w:r w:rsidR="00EA48CC" w:rsidRPr="00AC2E30">
        <w:rPr>
          <w:rFonts w:asciiTheme="majorBidi" w:hAnsiTheme="majorBidi" w:cstheme="majorBidi"/>
        </w:rPr>
        <w:t>.</w:t>
      </w:r>
    </w:p>
    <w:p w14:paraId="136DE398" w14:textId="77777777" w:rsidR="00A12F14" w:rsidRPr="00AC2E30" w:rsidRDefault="00A12F14" w:rsidP="00032B47">
      <w:pPr>
        <w:spacing w:line="480" w:lineRule="auto"/>
        <w:jc w:val="both"/>
        <w:rPr>
          <w:rFonts w:asciiTheme="majorBidi" w:hAnsiTheme="majorBidi" w:cstheme="majorBidi"/>
          <w:b/>
          <w:bCs/>
          <w:color w:val="000000" w:themeColor="text1"/>
        </w:rPr>
      </w:pPr>
    </w:p>
    <w:p w14:paraId="135F83B3" w14:textId="1798A72F" w:rsidR="004D3339" w:rsidRPr="00AC2E30" w:rsidRDefault="00810309" w:rsidP="00032B47">
      <w:pPr>
        <w:spacing w:line="480" w:lineRule="auto"/>
        <w:jc w:val="both"/>
        <w:rPr>
          <w:rFonts w:asciiTheme="majorBidi" w:hAnsiTheme="majorBidi" w:cstheme="majorBidi"/>
          <w:b/>
          <w:bCs/>
          <w:color w:val="000000" w:themeColor="text1"/>
        </w:rPr>
      </w:pPr>
      <w:ins w:id="20" w:author="Author">
        <w:r>
          <w:rPr>
            <w:rFonts w:asciiTheme="majorBidi" w:hAnsiTheme="majorBidi" w:cstheme="majorBidi"/>
            <w:b/>
            <w:bCs/>
            <w:color w:val="000000" w:themeColor="text1"/>
          </w:rPr>
          <w:t xml:space="preserve">2.1. </w:t>
        </w:r>
      </w:ins>
      <w:r w:rsidR="004D3339" w:rsidRPr="00AC2E30">
        <w:rPr>
          <w:rFonts w:asciiTheme="majorBidi" w:hAnsiTheme="majorBidi" w:cstheme="majorBidi"/>
          <w:b/>
          <w:bCs/>
          <w:color w:val="000000" w:themeColor="text1"/>
        </w:rPr>
        <w:t>Experimental Configurations</w:t>
      </w:r>
    </w:p>
    <w:p w14:paraId="461280DD" w14:textId="76EA9BD8" w:rsidR="004F4FC1" w:rsidRPr="00AC2E30" w:rsidRDefault="00691D14" w:rsidP="00093E5F">
      <w:pPr>
        <w:pStyle w:val="CommentText"/>
        <w:spacing w:line="480" w:lineRule="auto"/>
        <w:jc w:val="both"/>
        <w:rPr>
          <w:rFonts w:asciiTheme="majorBidi" w:hAnsiTheme="majorBidi" w:cstheme="majorBidi"/>
          <w:sz w:val="24"/>
          <w:szCs w:val="24"/>
        </w:rPr>
      </w:pPr>
      <w:r w:rsidRPr="00120274">
        <w:rPr>
          <w:rFonts w:asciiTheme="majorBidi" w:hAnsiTheme="majorBidi"/>
          <w:color w:val="000000" w:themeColor="text1"/>
        </w:rPr>
        <w:tab/>
      </w:r>
      <w:r w:rsidR="0069714E" w:rsidRPr="00AC2E30">
        <w:rPr>
          <w:rFonts w:asciiTheme="majorBidi" w:hAnsiTheme="majorBidi" w:cstheme="majorBidi"/>
          <w:sz w:val="24"/>
          <w:szCs w:val="24"/>
        </w:rPr>
        <w:t>T</w:t>
      </w:r>
      <w:r w:rsidR="004F4FC1" w:rsidRPr="00AC2E30">
        <w:rPr>
          <w:rFonts w:asciiTheme="majorBidi" w:hAnsiTheme="majorBidi" w:cstheme="majorBidi"/>
          <w:sz w:val="24"/>
          <w:szCs w:val="24"/>
        </w:rPr>
        <w:t xml:space="preserve">his problem can be </w:t>
      </w:r>
      <w:r w:rsidR="0069714E" w:rsidRPr="00AC2E30">
        <w:rPr>
          <w:rFonts w:asciiTheme="majorBidi" w:hAnsiTheme="majorBidi" w:cstheme="majorBidi"/>
          <w:sz w:val="24"/>
          <w:szCs w:val="24"/>
        </w:rPr>
        <w:t xml:space="preserve">considered </w:t>
      </w:r>
      <w:r w:rsidR="004F4FC1" w:rsidRPr="00AC2E30">
        <w:rPr>
          <w:rFonts w:asciiTheme="majorBidi" w:hAnsiTheme="majorBidi" w:cstheme="majorBidi"/>
          <w:sz w:val="24"/>
          <w:szCs w:val="24"/>
        </w:rPr>
        <w:t xml:space="preserve">an 8-class classification problem based on 133 input features. </w:t>
      </w:r>
      <w:r w:rsidR="007A4756" w:rsidRPr="00AC2E30">
        <w:rPr>
          <w:rFonts w:asciiTheme="majorBidi" w:hAnsiTheme="majorBidi" w:cstheme="majorBidi"/>
          <w:sz w:val="24"/>
          <w:szCs w:val="24"/>
        </w:rPr>
        <w:t>In deep learning, a</w:t>
      </w:r>
      <w:r w:rsidR="004F4FC1" w:rsidRPr="00AC2E30">
        <w:rPr>
          <w:rFonts w:asciiTheme="majorBidi" w:hAnsiTheme="majorBidi" w:cstheme="majorBidi"/>
          <w:sz w:val="24"/>
          <w:szCs w:val="24"/>
        </w:rPr>
        <w:t xml:space="preserve">n n-class classification problem is </w:t>
      </w:r>
      <w:r w:rsidR="0069714E" w:rsidRPr="00AC2E30">
        <w:rPr>
          <w:rFonts w:asciiTheme="majorBidi" w:hAnsiTheme="majorBidi" w:cstheme="majorBidi"/>
          <w:sz w:val="24"/>
          <w:szCs w:val="24"/>
        </w:rPr>
        <w:t xml:space="preserve">typically </w:t>
      </w:r>
      <w:r w:rsidR="004F4FC1" w:rsidRPr="00AC2E30">
        <w:rPr>
          <w:rFonts w:asciiTheme="majorBidi" w:hAnsiTheme="majorBidi" w:cstheme="majorBidi"/>
          <w:sz w:val="24"/>
          <w:szCs w:val="24"/>
        </w:rPr>
        <w:t xml:space="preserve">modeled by a </w:t>
      </w:r>
      <w:r w:rsidR="0069714E" w:rsidRPr="00AC2E30">
        <w:rPr>
          <w:rFonts w:asciiTheme="majorBidi" w:hAnsiTheme="majorBidi" w:cstheme="majorBidi"/>
          <w:sz w:val="24"/>
          <w:szCs w:val="24"/>
        </w:rPr>
        <w:t>DNN</w:t>
      </w:r>
      <w:r w:rsidR="004F4FC1" w:rsidRPr="00AC2E30">
        <w:rPr>
          <w:rFonts w:asciiTheme="majorBidi" w:hAnsiTheme="majorBidi" w:cstheme="majorBidi"/>
          <w:sz w:val="24"/>
          <w:szCs w:val="24"/>
        </w:rPr>
        <w:t xml:space="preserve"> that </w:t>
      </w:r>
      <w:r w:rsidR="0069714E" w:rsidRPr="00AC2E30">
        <w:rPr>
          <w:rFonts w:asciiTheme="majorBidi" w:hAnsiTheme="majorBidi" w:cstheme="majorBidi"/>
          <w:sz w:val="24"/>
          <w:szCs w:val="24"/>
        </w:rPr>
        <w:t xml:space="preserve">uses </w:t>
      </w:r>
      <w:r w:rsidR="004F4FC1" w:rsidRPr="00AC2E30">
        <w:rPr>
          <w:rFonts w:asciiTheme="majorBidi" w:hAnsiTheme="majorBidi" w:cstheme="majorBidi"/>
          <w:sz w:val="24"/>
          <w:szCs w:val="24"/>
        </w:rPr>
        <w:t xml:space="preserve">features as the input layer, </w:t>
      </w:r>
      <w:r w:rsidR="0069714E" w:rsidRPr="00AC2E30">
        <w:rPr>
          <w:rFonts w:asciiTheme="majorBidi" w:hAnsiTheme="majorBidi" w:cstheme="majorBidi"/>
          <w:sz w:val="24"/>
          <w:szCs w:val="24"/>
        </w:rPr>
        <w:t>performs</w:t>
      </w:r>
      <w:r w:rsidR="004F4FC1" w:rsidRPr="00AC2E30">
        <w:rPr>
          <w:rFonts w:asciiTheme="majorBidi" w:hAnsiTheme="majorBidi" w:cstheme="majorBidi"/>
          <w:sz w:val="24"/>
          <w:szCs w:val="24"/>
        </w:rPr>
        <w:t xml:space="preserve"> calculations in hidden layers, and outputs n probabilities using an n-class SoftMax layer. SoftMax is</w:t>
      </w:r>
      <w:r w:rsidR="002A7DBD" w:rsidRPr="00AC2E30">
        <w:rPr>
          <w:rFonts w:asciiTheme="majorBidi" w:hAnsiTheme="majorBidi" w:cstheme="majorBidi"/>
          <w:sz w:val="24"/>
          <w:szCs w:val="24"/>
        </w:rPr>
        <w:t xml:space="preserve"> a</w:t>
      </w:r>
      <w:r w:rsidR="004F4FC1" w:rsidRPr="00AC2E30">
        <w:rPr>
          <w:rFonts w:asciiTheme="majorBidi" w:hAnsiTheme="majorBidi" w:cstheme="majorBidi"/>
          <w:sz w:val="24"/>
          <w:szCs w:val="24"/>
        </w:rPr>
        <w:t xml:space="preserve"> function that takes in a vector of n numbers and outputs a probability mass function with n events associated with the input values. The larger each input is, the higher the output probability </w:t>
      </w:r>
      <w:r w:rsidR="002935BF" w:rsidRPr="00AC2E30">
        <w:rPr>
          <w:rFonts w:asciiTheme="majorBidi" w:hAnsiTheme="majorBidi" w:cstheme="majorBidi"/>
          <w:sz w:val="24"/>
          <w:szCs w:val="24"/>
        </w:rPr>
        <w:t xml:space="preserve">is, so </w:t>
      </w:r>
      <w:r w:rsidR="004F4FC1" w:rsidRPr="00AC2E30">
        <w:rPr>
          <w:rFonts w:asciiTheme="majorBidi" w:hAnsiTheme="majorBidi" w:cstheme="majorBidi"/>
          <w:sz w:val="24"/>
          <w:szCs w:val="24"/>
        </w:rPr>
        <w:t xml:space="preserve">once the model outputs 8 probabilities, the node with the highest probability </w:t>
      </w:r>
      <w:r w:rsidR="002935BF" w:rsidRPr="00AC2E30">
        <w:rPr>
          <w:rFonts w:asciiTheme="majorBidi" w:hAnsiTheme="majorBidi" w:cstheme="majorBidi"/>
          <w:sz w:val="24"/>
          <w:szCs w:val="24"/>
        </w:rPr>
        <w:t xml:space="preserve">is </w:t>
      </w:r>
      <w:r w:rsidR="004F4FC1" w:rsidRPr="00AC2E30">
        <w:rPr>
          <w:rFonts w:asciiTheme="majorBidi" w:hAnsiTheme="majorBidi" w:cstheme="majorBidi"/>
          <w:sz w:val="24"/>
          <w:szCs w:val="24"/>
        </w:rPr>
        <w:t xml:space="preserve">assigned as the </w:t>
      </w:r>
      <w:r w:rsidR="002935BF" w:rsidRPr="00AC2E30">
        <w:rPr>
          <w:rFonts w:asciiTheme="majorBidi" w:hAnsiTheme="majorBidi" w:cstheme="majorBidi"/>
          <w:sz w:val="24"/>
          <w:szCs w:val="24"/>
        </w:rPr>
        <w:t xml:space="preserve">drug </w:t>
      </w:r>
      <w:r w:rsidR="004F4FC1" w:rsidRPr="00AC2E30">
        <w:rPr>
          <w:rFonts w:asciiTheme="majorBidi" w:hAnsiTheme="majorBidi" w:cstheme="majorBidi"/>
          <w:sz w:val="24"/>
          <w:szCs w:val="24"/>
        </w:rPr>
        <w:t xml:space="preserve">class for that sample. </w:t>
      </w:r>
    </w:p>
    <w:p w14:paraId="5929D688" w14:textId="76E6E86C" w:rsidR="004F4FC1" w:rsidRPr="00AC2E30" w:rsidRDefault="004F4FC1" w:rsidP="00AE0FF7">
      <w:pPr>
        <w:pStyle w:val="CommentText"/>
        <w:spacing w:line="480" w:lineRule="auto"/>
        <w:ind w:firstLine="720"/>
        <w:jc w:val="both"/>
        <w:rPr>
          <w:rFonts w:asciiTheme="majorBidi" w:hAnsiTheme="majorBidi" w:cstheme="majorBidi"/>
          <w:sz w:val="24"/>
          <w:szCs w:val="24"/>
        </w:rPr>
      </w:pPr>
      <w:r w:rsidRPr="00AC2E30">
        <w:rPr>
          <w:rFonts w:asciiTheme="majorBidi" w:hAnsiTheme="majorBidi" w:cstheme="majorBidi"/>
          <w:sz w:val="24"/>
          <w:szCs w:val="24"/>
        </w:rPr>
        <w:t xml:space="preserve">After </w:t>
      </w:r>
      <w:r w:rsidR="0032419D" w:rsidRPr="00AC2E30">
        <w:rPr>
          <w:rFonts w:asciiTheme="majorBidi" w:hAnsiTheme="majorBidi" w:cstheme="majorBidi"/>
          <w:sz w:val="24"/>
          <w:szCs w:val="24"/>
        </w:rPr>
        <w:t>hyper-parameter</w:t>
      </w:r>
      <w:r w:rsidR="002935BF" w:rsidRPr="00AC2E30">
        <w:rPr>
          <w:rFonts w:asciiTheme="majorBidi" w:hAnsiTheme="majorBidi" w:cstheme="majorBidi"/>
          <w:sz w:val="24"/>
          <w:szCs w:val="24"/>
        </w:rPr>
        <w:t xml:space="preserve"> tuning</w:t>
      </w:r>
      <w:r w:rsidRPr="00AC2E30">
        <w:rPr>
          <w:rFonts w:asciiTheme="majorBidi" w:hAnsiTheme="majorBidi" w:cstheme="majorBidi"/>
          <w:sz w:val="24"/>
          <w:szCs w:val="24"/>
        </w:rPr>
        <w:t xml:space="preserve"> on validation data, our final architecture</w:t>
      </w:r>
      <w:r w:rsidR="002A7DBD" w:rsidRPr="00AC2E30">
        <w:rPr>
          <w:rFonts w:asciiTheme="majorBidi" w:hAnsiTheme="majorBidi" w:cstheme="majorBidi"/>
          <w:sz w:val="24"/>
          <w:szCs w:val="24"/>
        </w:rPr>
        <w:t xml:space="preserve"> was</w:t>
      </w:r>
      <w:r w:rsidRPr="00AC2E30">
        <w:rPr>
          <w:rFonts w:asciiTheme="majorBidi" w:hAnsiTheme="majorBidi" w:cstheme="majorBidi"/>
          <w:sz w:val="24"/>
          <w:szCs w:val="24"/>
        </w:rPr>
        <w:t xml:space="preserve"> </w:t>
      </w:r>
      <w:r w:rsidR="002935BF" w:rsidRPr="00AC2E30">
        <w:rPr>
          <w:rFonts w:asciiTheme="majorBidi" w:hAnsiTheme="majorBidi" w:cstheme="majorBidi"/>
          <w:sz w:val="24"/>
          <w:szCs w:val="24"/>
        </w:rPr>
        <w:t xml:space="preserve">selected as a DNN </w:t>
      </w:r>
      <w:r w:rsidRPr="00AC2E30">
        <w:rPr>
          <w:rFonts w:asciiTheme="majorBidi" w:hAnsiTheme="majorBidi" w:cstheme="majorBidi"/>
          <w:sz w:val="24"/>
          <w:szCs w:val="24"/>
        </w:rPr>
        <w:t>with an input layer, 4 fully connected hidden (intermediate) layers</w:t>
      </w:r>
      <w:r w:rsidR="002935BF" w:rsidRPr="00AC2E30">
        <w:rPr>
          <w:rFonts w:asciiTheme="majorBidi" w:hAnsiTheme="majorBidi" w:cstheme="majorBidi"/>
          <w:sz w:val="24"/>
          <w:szCs w:val="24"/>
        </w:rPr>
        <w:t>,</w:t>
      </w:r>
      <w:r w:rsidRPr="00AC2E30">
        <w:rPr>
          <w:rFonts w:asciiTheme="majorBidi" w:hAnsiTheme="majorBidi" w:cstheme="majorBidi"/>
          <w:sz w:val="24"/>
          <w:szCs w:val="24"/>
        </w:rPr>
        <w:t xml:space="preserve"> and one output layer. The intermediate layers contained 512, 1024, 1024, and 256 neurons, respectively. The output layer contained 8 neurons with a SoftMax activation function which indicate</w:t>
      </w:r>
      <w:r w:rsidR="00983603" w:rsidRPr="00AC2E30">
        <w:rPr>
          <w:rFonts w:asciiTheme="majorBidi" w:hAnsiTheme="majorBidi" w:cstheme="majorBidi"/>
          <w:sz w:val="24"/>
          <w:szCs w:val="24"/>
        </w:rPr>
        <w:t>s</w:t>
      </w:r>
      <w:r w:rsidRPr="00AC2E30">
        <w:rPr>
          <w:rFonts w:asciiTheme="majorBidi" w:hAnsiTheme="majorBidi" w:cstheme="majorBidi"/>
          <w:sz w:val="24"/>
          <w:szCs w:val="24"/>
        </w:rPr>
        <w:t xml:space="preserve"> the probability of poisoning being caused by each </w:t>
      </w:r>
      <w:r w:rsidR="002935BF" w:rsidRPr="00AC2E30">
        <w:rPr>
          <w:rFonts w:asciiTheme="majorBidi" w:hAnsiTheme="majorBidi" w:cstheme="majorBidi"/>
          <w:sz w:val="24"/>
          <w:szCs w:val="24"/>
        </w:rPr>
        <w:t xml:space="preserve">drug </w:t>
      </w:r>
      <w:r w:rsidRPr="00AC2E30">
        <w:rPr>
          <w:rFonts w:asciiTheme="majorBidi" w:hAnsiTheme="majorBidi" w:cstheme="majorBidi"/>
          <w:sz w:val="24"/>
          <w:szCs w:val="24"/>
        </w:rPr>
        <w:t xml:space="preserve">class. </w:t>
      </w:r>
      <w:r w:rsidR="002935BF" w:rsidRPr="00AC2E30">
        <w:rPr>
          <w:rFonts w:asciiTheme="majorBidi" w:hAnsiTheme="majorBidi" w:cstheme="majorBidi"/>
          <w:sz w:val="24"/>
          <w:szCs w:val="24"/>
        </w:rPr>
        <w:t>T</w:t>
      </w:r>
      <w:r w:rsidRPr="00AC2E30">
        <w:rPr>
          <w:rFonts w:asciiTheme="majorBidi" w:hAnsiTheme="majorBidi" w:cstheme="majorBidi"/>
          <w:sz w:val="24"/>
          <w:szCs w:val="24"/>
        </w:rPr>
        <w:t xml:space="preserve">he ReLU (Rectified Linear Unit) activation function </w:t>
      </w:r>
      <w:r w:rsidR="002935BF" w:rsidRPr="00AC2E30">
        <w:rPr>
          <w:rFonts w:asciiTheme="majorBidi" w:hAnsiTheme="majorBidi" w:cstheme="majorBidi"/>
          <w:sz w:val="24"/>
          <w:szCs w:val="24"/>
        </w:rPr>
        <w:lastRenderedPageBreak/>
        <w:t xml:space="preserve">was applied </w:t>
      </w:r>
      <w:r w:rsidRPr="00AC2E30">
        <w:rPr>
          <w:rFonts w:asciiTheme="majorBidi" w:hAnsiTheme="majorBidi" w:cstheme="majorBidi"/>
          <w:sz w:val="24"/>
          <w:szCs w:val="24"/>
        </w:rPr>
        <w:t xml:space="preserve">at each </w:t>
      </w:r>
      <w:r w:rsidR="002935BF" w:rsidRPr="00AC2E30">
        <w:rPr>
          <w:rFonts w:asciiTheme="majorBidi" w:hAnsiTheme="majorBidi" w:cstheme="majorBidi"/>
          <w:sz w:val="24"/>
          <w:szCs w:val="24"/>
        </w:rPr>
        <w:t xml:space="preserve">layer </w:t>
      </w:r>
      <w:r w:rsidRPr="00AC2E30">
        <w:rPr>
          <w:rFonts w:asciiTheme="majorBidi" w:hAnsiTheme="majorBidi" w:cstheme="majorBidi"/>
          <w:sz w:val="24"/>
          <w:szCs w:val="24"/>
        </w:rPr>
        <w:t>output</w:t>
      </w:r>
      <w:r w:rsidR="002935BF" w:rsidRPr="00AC2E30">
        <w:rPr>
          <w:rFonts w:asciiTheme="majorBidi" w:hAnsiTheme="majorBidi" w:cstheme="majorBidi"/>
          <w:sz w:val="24"/>
          <w:szCs w:val="24"/>
        </w:rPr>
        <w:t>,</w:t>
      </w:r>
      <w:r w:rsidRPr="00AC2E30">
        <w:rPr>
          <w:rFonts w:asciiTheme="majorBidi" w:hAnsiTheme="majorBidi" w:cstheme="majorBidi"/>
          <w:sz w:val="24"/>
          <w:szCs w:val="24"/>
        </w:rPr>
        <w:t xml:space="preserve"> and the dropout layer </w:t>
      </w:r>
      <w:r w:rsidR="002935BF" w:rsidRPr="00AC2E30">
        <w:rPr>
          <w:rFonts w:asciiTheme="majorBidi" w:hAnsiTheme="majorBidi" w:cstheme="majorBidi"/>
          <w:sz w:val="24"/>
          <w:szCs w:val="24"/>
        </w:rPr>
        <w:t xml:space="preserve">was used </w:t>
      </w:r>
      <w:r w:rsidRPr="00AC2E30">
        <w:rPr>
          <w:rFonts w:asciiTheme="majorBidi" w:hAnsiTheme="majorBidi" w:cstheme="majorBidi"/>
          <w:sz w:val="24"/>
          <w:szCs w:val="24"/>
        </w:rPr>
        <w:t>with a dropping probability of 0.15 at each hidden layer. ReLU activation functions improve training stability</w:t>
      </w:r>
      <w:r w:rsidR="009B0D3B" w:rsidRPr="00AC2E30">
        <w:rPr>
          <w:rFonts w:asciiTheme="majorBidi" w:hAnsiTheme="majorBidi" w:cstheme="majorBidi"/>
          <w:sz w:val="24"/>
          <w:szCs w:val="24"/>
        </w:rPr>
        <w:t>,</w:t>
      </w:r>
      <w:r w:rsidRPr="00AC2E30">
        <w:rPr>
          <w:rFonts w:asciiTheme="majorBidi" w:hAnsiTheme="majorBidi" w:cstheme="majorBidi"/>
          <w:sz w:val="24"/>
          <w:szCs w:val="24"/>
        </w:rPr>
        <w:t xml:space="preserve"> and dropout layers </w:t>
      </w:r>
      <w:r w:rsidR="009B0D3B" w:rsidRPr="00AC2E30">
        <w:rPr>
          <w:rFonts w:asciiTheme="majorBidi" w:hAnsiTheme="majorBidi" w:cstheme="majorBidi"/>
          <w:sz w:val="24"/>
          <w:szCs w:val="24"/>
        </w:rPr>
        <w:t>minimize</w:t>
      </w:r>
      <w:r w:rsidRPr="00AC2E30">
        <w:rPr>
          <w:rFonts w:asciiTheme="majorBidi" w:hAnsiTheme="majorBidi" w:cstheme="majorBidi"/>
          <w:sz w:val="24"/>
          <w:szCs w:val="24"/>
        </w:rPr>
        <w:t xml:space="preserve"> over</w:t>
      </w:r>
      <w:r w:rsidR="000D6D43" w:rsidRPr="00AC2E30">
        <w:rPr>
          <w:rFonts w:asciiTheme="majorBidi" w:hAnsiTheme="majorBidi" w:cstheme="majorBidi"/>
          <w:sz w:val="24"/>
          <w:szCs w:val="24"/>
        </w:rPr>
        <w:t>-</w:t>
      </w:r>
      <w:r w:rsidRPr="00AC2E30">
        <w:rPr>
          <w:rFonts w:asciiTheme="majorBidi" w:hAnsiTheme="majorBidi" w:cstheme="majorBidi"/>
          <w:sz w:val="24"/>
          <w:szCs w:val="24"/>
        </w:rPr>
        <w:t xml:space="preserve">fitting </w:t>
      </w:r>
      <w:r w:rsidR="009B0D3B" w:rsidRPr="00AC2E30">
        <w:rPr>
          <w:rFonts w:asciiTheme="majorBidi" w:hAnsiTheme="majorBidi" w:cstheme="majorBidi"/>
          <w:sz w:val="24"/>
          <w:szCs w:val="24"/>
        </w:rPr>
        <w:t xml:space="preserve">the model </w:t>
      </w:r>
      <w:r w:rsidRPr="00AC2E30">
        <w:rPr>
          <w:rFonts w:asciiTheme="majorBidi" w:hAnsiTheme="majorBidi" w:cstheme="majorBidi"/>
          <w:sz w:val="24"/>
          <w:szCs w:val="24"/>
        </w:rPr>
        <w:t xml:space="preserve">to the training dataset. A detailed </w:t>
      </w:r>
      <w:r w:rsidR="009B0D3B" w:rsidRPr="00AC2E30">
        <w:rPr>
          <w:rFonts w:asciiTheme="majorBidi" w:hAnsiTheme="majorBidi" w:cstheme="majorBidi"/>
          <w:sz w:val="24"/>
          <w:szCs w:val="24"/>
        </w:rPr>
        <w:t xml:space="preserve">model </w:t>
      </w:r>
      <w:r w:rsidRPr="00AC2E30">
        <w:rPr>
          <w:rFonts w:asciiTheme="majorBidi" w:hAnsiTheme="majorBidi" w:cstheme="majorBidi"/>
          <w:sz w:val="24"/>
          <w:szCs w:val="24"/>
        </w:rPr>
        <w:t xml:space="preserve">description is presented in </w:t>
      </w:r>
      <w:r w:rsidRPr="00AC2E30">
        <w:rPr>
          <w:rFonts w:asciiTheme="majorBidi" w:hAnsiTheme="majorBidi" w:cstheme="majorBidi"/>
          <w:color w:val="000000" w:themeColor="text1"/>
          <w:sz w:val="24"/>
          <w:szCs w:val="24"/>
        </w:rPr>
        <w:t xml:space="preserve">Figure </w:t>
      </w:r>
      <w:r w:rsidR="006D44F4" w:rsidRPr="00AC2E30">
        <w:rPr>
          <w:rFonts w:asciiTheme="majorBidi" w:hAnsiTheme="majorBidi" w:cstheme="majorBidi"/>
          <w:color w:val="000000" w:themeColor="text1"/>
          <w:sz w:val="24"/>
          <w:szCs w:val="24"/>
        </w:rPr>
        <w:t>2</w:t>
      </w:r>
      <w:r w:rsidRPr="00AC2E30">
        <w:rPr>
          <w:rFonts w:asciiTheme="majorBidi" w:hAnsiTheme="majorBidi" w:cstheme="majorBidi"/>
          <w:color w:val="000000" w:themeColor="text1"/>
          <w:sz w:val="24"/>
          <w:szCs w:val="24"/>
        </w:rPr>
        <w:t>.</w:t>
      </w:r>
    </w:p>
    <w:p w14:paraId="2B39ACA2" w14:textId="4137572E" w:rsidR="00032B47" w:rsidRPr="00AC2E30" w:rsidRDefault="004D3339" w:rsidP="00385798">
      <w:pPr>
        <w:pStyle w:val="CommentText"/>
        <w:spacing w:line="480" w:lineRule="auto"/>
        <w:ind w:firstLine="720"/>
        <w:jc w:val="both"/>
        <w:rPr>
          <w:rFonts w:asciiTheme="majorBidi" w:hAnsiTheme="majorBidi" w:cstheme="majorBidi"/>
          <w:sz w:val="24"/>
          <w:szCs w:val="24"/>
        </w:rPr>
      </w:pPr>
      <w:r w:rsidRPr="00AC2E30">
        <w:rPr>
          <w:rFonts w:asciiTheme="majorBidi" w:hAnsiTheme="majorBidi" w:cstheme="majorBidi"/>
          <w:color w:val="000000" w:themeColor="text1"/>
          <w:sz w:val="24"/>
          <w:szCs w:val="24"/>
        </w:rPr>
        <w:t xml:space="preserve">We </w:t>
      </w:r>
      <w:r w:rsidR="004F4FC1" w:rsidRPr="00AC2E30">
        <w:rPr>
          <w:rFonts w:asciiTheme="majorBidi" w:hAnsiTheme="majorBidi" w:cstheme="majorBidi"/>
          <w:sz w:val="24"/>
          <w:szCs w:val="24"/>
        </w:rPr>
        <w:t>developed</w:t>
      </w:r>
      <w:r w:rsidRPr="00AC2E30">
        <w:rPr>
          <w:rFonts w:asciiTheme="majorBidi" w:hAnsiTheme="majorBidi" w:cstheme="majorBidi"/>
          <w:color w:val="000000" w:themeColor="text1"/>
          <w:sz w:val="24"/>
          <w:szCs w:val="24"/>
        </w:rPr>
        <w:t xml:space="preserve"> two </w:t>
      </w:r>
      <w:r w:rsidR="007431C8" w:rsidRPr="00AC2E30">
        <w:rPr>
          <w:rFonts w:asciiTheme="majorBidi" w:hAnsiTheme="majorBidi" w:cstheme="majorBidi"/>
          <w:color w:val="000000" w:themeColor="text1"/>
          <w:sz w:val="24"/>
          <w:szCs w:val="24"/>
        </w:rPr>
        <w:t>models</w:t>
      </w:r>
      <w:r w:rsidRPr="00AC2E30">
        <w:rPr>
          <w:rFonts w:asciiTheme="majorBidi" w:hAnsiTheme="majorBidi" w:cstheme="majorBidi"/>
          <w:color w:val="000000" w:themeColor="text1"/>
          <w:sz w:val="24"/>
          <w:szCs w:val="24"/>
        </w:rPr>
        <w:t xml:space="preserve"> using two popular </w:t>
      </w:r>
      <w:r w:rsidR="00CF13BB" w:rsidRPr="00AC2E30">
        <w:rPr>
          <w:rFonts w:asciiTheme="majorBidi" w:hAnsiTheme="majorBidi" w:cstheme="majorBidi"/>
          <w:color w:val="000000" w:themeColor="text1"/>
          <w:sz w:val="24"/>
          <w:szCs w:val="24"/>
        </w:rPr>
        <w:t>D</w:t>
      </w:r>
      <w:r w:rsidRPr="00AC2E30">
        <w:rPr>
          <w:rFonts w:asciiTheme="majorBidi" w:hAnsiTheme="majorBidi" w:cstheme="majorBidi"/>
          <w:color w:val="000000" w:themeColor="text1"/>
          <w:sz w:val="24"/>
          <w:szCs w:val="24"/>
        </w:rPr>
        <w:t xml:space="preserve">eep </w:t>
      </w:r>
      <w:r w:rsidR="009B0D3B" w:rsidRPr="00AC2E30">
        <w:rPr>
          <w:rFonts w:asciiTheme="majorBidi" w:hAnsiTheme="majorBidi" w:cstheme="majorBidi"/>
          <w:color w:val="000000" w:themeColor="text1"/>
          <w:sz w:val="24"/>
          <w:szCs w:val="24"/>
        </w:rPr>
        <w:t>L</w:t>
      </w:r>
      <w:r w:rsidRPr="00AC2E30">
        <w:rPr>
          <w:rFonts w:asciiTheme="majorBidi" w:hAnsiTheme="majorBidi" w:cstheme="majorBidi"/>
          <w:color w:val="000000" w:themeColor="text1"/>
          <w:sz w:val="24"/>
          <w:szCs w:val="24"/>
        </w:rPr>
        <w:t>earning libraries (Py</w:t>
      </w:r>
      <w:r w:rsidR="000E15A1" w:rsidRPr="00AC2E30">
        <w:rPr>
          <w:rFonts w:asciiTheme="majorBidi" w:hAnsiTheme="majorBidi" w:cstheme="majorBidi"/>
          <w:color w:val="000000" w:themeColor="text1"/>
          <w:sz w:val="24"/>
          <w:szCs w:val="24"/>
        </w:rPr>
        <w:t>T</w:t>
      </w:r>
      <w:r w:rsidRPr="00AC2E30">
        <w:rPr>
          <w:rFonts w:asciiTheme="majorBidi" w:hAnsiTheme="majorBidi" w:cstheme="majorBidi"/>
          <w:color w:val="000000" w:themeColor="text1"/>
          <w:sz w:val="24"/>
          <w:szCs w:val="24"/>
        </w:rPr>
        <w:t xml:space="preserve">orch and </w:t>
      </w:r>
      <w:r w:rsidR="001837CB" w:rsidRPr="00AC2E30">
        <w:rPr>
          <w:rFonts w:asciiTheme="majorBidi" w:hAnsiTheme="majorBidi" w:cstheme="majorBidi"/>
          <w:color w:val="000000" w:themeColor="text1"/>
          <w:sz w:val="24"/>
          <w:szCs w:val="24"/>
        </w:rPr>
        <w:t xml:space="preserve">Keras </w:t>
      </w:r>
      <w:r w:rsidRPr="00AC2E30">
        <w:rPr>
          <w:rFonts w:asciiTheme="majorBidi" w:hAnsiTheme="majorBidi" w:cstheme="majorBidi"/>
          <w:color w:val="000000" w:themeColor="text1"/>
          <w:sz w:val="24"/>
          <w:szCs w:val="24"/>
        </w:rPr>
        <w:t xml:space="preserve">with </w:t>
      </w:r>
      <w:r w:rsidR="001837CB" w:rsidRPr="00AC2E30">
        <w:rPr>
          <w:rFonts w:asciiTheme="majorBidi" w:hAnsiTheme="majorBidi" w:cstheme="majorBidi"/>
          <w:color w:val="000000" w:themeColor="text1"/>
          <w:sz w:val="24"/>
          <w:szCs w:val="24"/>
        </w:rPr>
        <w:t xml:space="preserve">TensorFlow </w:t>
      </w:r>
      <w:r w:rsidRPr="00AC2E30">
        <w:rPr>
          <w:rFonts w:asciiTheme="majorBidi" w:hAnsiTheme="majorBidi" w:cstheme="majorBidi"/>
          <w:color w:val="000000" w:themeColor="text1"/>
          <w:sz w:val="24"/>
          <w:szCs w:val="24"/>
        </w:rPr>
        <w:t xml:space="preserve">backend) with </w:t>
      </w:r>
      <w:r w:rsidR="001837CB" w:rsidRPr="00AC2E30">
        <w:rPr>
          <w:rFonts w:asciiTheme="majorBidi" w:hAnsiTheme="majorBidi" w:cstheme="majorBidi"/>
          <w:color w:val="000000" w:themeColor="text1"/>
          <w:sz w:val="24"/>
          <w:szCs w:val="24"/>
        </w:rPr>
        <w:t xml:space="preserve">the </w:t>
      </w:r>
      <w:r w:rsidR="004F4FC1" w:rsidRPr="00AC2E30">
        <w:rPr>
          <w:rFonts w:asciiTheme="majorBidi" w:hAnsiTheme="majorBidi" w:cstheme="majorBidi"/>
          <w:sz w:val="24"/>
          <w:szCs w:val="24"/>
        </w:rPr>
        <w:t xml:space="preserve">architecture </w:t>
      </w:r>
      <w:r w:rsidR="002462D4" w:rsidRPr="00AC2E30">
        <w:rPr>
          <w:rFonts w:asciiTheme="majorBidi" w:hAnsiTheme="majorBidi" w:cstheme="majorBidi"/>
          <w:sz w:val="24"/>
          <w:szCs w:val="24"/>
        </w:rPr>
        <w:t xml:space="preserve">described </w:t>
      </w:r>
      <w:r w:rsidR="004F4FC1" w:rsidRPr="00AC2E30">
        <w:rPr>
          <w:rFonts w:asciiTheme="majorBidi" w:hAnsiTheme="majorBidi" w:cstheme="majorBidi"/>
          <w:sz w:val="24"/>
          <w:szCs w:val="24"/>
        </w:rPr>
        <w:t>above</w:t>
      </w:r>
      <w:r w:rsidRPr="00AC2E30">
        <w:rPr>
          <w:rFonts w:asciiTheme="majorBidi" w:hAnsiTheme="majorBidi" w:cstheme="majorBidi"/>
          <w:color w:val="000000" w:themeColor="text1"/>
          <w:sz w:val="24"/>
          <w:szCs w:val="24"/>
        </w:rPr>
        <w:t xml:space="preserve">. </w:t>
      </w:r>
      <w:r w:rsidR="00FC7642" w:rsidRPr="00AC2E30">
        <w:rPr>
          <w:rFonts w:asciiTheme="majorBidi" w:hAnsiTheme="majorBidi" w:cstheme="majorBidi"/>
          <w:color w:val="000000" w:themeColor="text1"/>
          <w:sz w:val="24"/>
          <w:szCs w:val="24"/>
        </w:rPr>
        <w:t xml:space="preserve">The categorical cross-entropy loss function was used </w:t>
      </w:r>
      <w:r w:rsidR="00FC7642" w:rsidRPr="00AC2E30">
        <w:rPr>
          <w:rFonts w:asciiTheme="majorBidi" w:hAnsiTheme="majorBidi" w:cstheme="majorBidi"/>
          <w:sz w:val="24"/>
          <w:szCs w:val="24"/>
        </w:rPr>
        <w:t xml:space="preserve">as the optimization criterion for training both models and updating weights </w:t>
      </w:r>
      <w:r w:rsidR="00C576E6" w:rsidRPr="00AC2E30">
        <w:rPr>
          <w:rFonts w:asciiTheme="majorBidi" w:hAnsiTheme="majorBidi" w:cstheme="majorBidi"/>
          <w:sz w:val="24"/>
          <w:szCs w:val="24"/>
        </w:rPr>
        <w:t xml:space="preserve"> </w:t>
      </w:r>
      <w:r w:rsidR="00C576E6" w:rsidRPr="00AC2E30">
        <w:rPr>
          <w:rFonts w:asciiTheme="majorBidi" w:hAnsiTheme="majorBidi" w:cstheme="majorBidi"/>
          <w:sz w:val="24"/>
          <w:szCs w:val="24"/>
        </w:rPr>
        <w:fldChar w:fldCharType="begin"/>
      </w:r>
      <w:r w:rsidR="00385798">
        <w:rPr>
          <w:rFonts w:asciiTheme="majorBidi" w:hAnsiTheme="majorBidi" w:cstheme="majorBidi"/>
          <w:sz w:val="24"/>
          <w:szCs w:val="24"/>
        </w:rPr>
        <w:instrText xml:space="preserve"> ADDIN EN.CITE &lt;EndNote&gt;&lt;Cite&gt;&lt;Author&gt;Zhang&lt;/Author&gt;&lt;Year&gt;2018&lt;/Year&gt;&lt;RecNum&gt;</w:instrText>
      </w:r>
      <w:r w:rsidR="00385798">
        <w:rPr>
          <w:rFonts w:asciiTheme="majorBidi" w:hAnsiTheme="majorBidi" w:cstheme="majorBidi"/>
          <w:sz w:val="24"/>
          <w:szCs w:val="24"/>
        </w:rPr>
        <w:instrText>21</w:instrText>
      </w:r>
      <w:r w:rsidR="00385798">
        <w:rPr>
          <w:rFonts w:asciiTheme="majorBidi" w:hAnsiTheme="majorBidi" w:cstheme="majorBidi"/>
          <w:sz w:val="24"/>
          <w:szCs w:val="24"/>
        </w:rPr>
        <w:instrText>&lt;/RecNum&gt;&lt;DisplayText&gt;[21]&lt;/DisplayText&gt;&lt;record&gt;&lt;rec-number&gt;</w:instrText>
      </w:r>
      <w:r w:rsidR="00385798">
        <w:rPr>
          <w:rFonts w:asciiTheme="majorBidi" w:hAnsiTheme="majorBidi" w:cstheme="majorBidi"/>
          <w:sz w:val="24"/>
          <w:szCs w:val="24"/>
        </w:rPr>
        <w:instrText>21</w:instrText>
      </w:r>
      <w:r w:rsidR="00385798">
        <w:rPr>
          <w:rFonts w:asciiTheme="majorBidi" w:hAnsiTheme="majorBidi" w:cstheme="majorBidi"/>
          <w:sz w:val="24"/>
          <w:szCs w:val="24"/>
        </w:rPr>
        <w:instrText>&lt;/rec-number&gt;&lt;foreign-keys&gt;&lt;key app="EN" db-id="</w:instrText>
      </w:r>
      <w:r w:rsidR="00385798">
        <w:rPr>
          <w:rFonts w:asciiTheme="majorBidi" w:hAnsiTheme="majorBidi" w:cstheme="majorBidi"/>
          <w:sz w:val="24"/>
          <w:szCs w:val="24"/>
        </w:rPr>
        <w:instrText>0wweseex702xe3efzzjpxpztt5tsw2xdwvdr</w:instrText>
      </w:r>
      <w:r w:rsidR="00385798">
        <w:rPr>
          <w:rFonts w:asciiTheme="majorBidi" w:hAnsiTheme="majorBidi" w:cstheme="majorBidi"/>
          <w:sz w:val="24"/>
          <w:szCs w:val="24"/>
        </w:rPr>
        <w:instrText>" timestamp="</w:instrText>
      </w:r>
      <w:r w:rsidR="00385798">
        <w:rPr>
          <w:rFonts w:asciiTheme="majorBidi" w:hAnsiTheme="majorBidi" w:cstheme="majorBidi"/>
          <w:sz w:val="24"/>
          <w:szCs w:val="24"/>
        </w:rPr>
        <w:instrText>1673083270"&gt;21</w:instrText>
      </w:r>
      <w:r w:rsidR="00385798">
        <w:rPr>
          <w:rFonts w:asciiTheme="majorBidi" w:hAnsiTheme="majorBidi" w:cstheme="majorBidi"/>
          <w:sz w:val="24"/>
          <w:szCs w:val="24"/>
        </w:rPr>
        <w:instrText>&lt;/key&gt;&lt;/foreign-keys&gt;&lt;ref-type name="</w:instrText>
      </w:r>
      <w:r w:rsidR="00385798">
        <w:rPr>
          <w:rFonts w:asciiTheme="majorBidi" w:hAnsiTheme="majorBidi" w:cstheme="majorBidi"/>
          <w:sz w:val="24"/>
          <w:szCs w:val="24"/>
        </w:rPr>
        <w:instrText>Conference Paper"&gt;47</w:instrText>
      </w:r>
      <w:r w:rsidR="00385798">
        <w:rPr>
          <w:rFonts w:asciiTheme="majorBidi" w:hAnsiTheme="majorBidi" w:cstheme="majorBidi"/>
          <w:sz w:val="24"/>
          <w:szCs w:val="24"/>
        </w:rPr>
        <w:instrText>&lt;/ref-type&gt;&lt;contributors&gt;&lt;authors&gt;&lt;author&gt;Zhang, Zhilu&lt;/author&gt;&lt;author&gt;Sabuncu, Mert&lt;/author&gt;&lt;/authors&gt;&lt;/contributors&gt;&lt;titles&gt;&lt;title&gt;Generalized cross entropy loss for training deep neural networks with noisy labels&lt;/title&gt;&lt;secondary-title&gt;</w:instrText>
      </w:r>
      <w:r w:rsidR="00385798">
        <w:rPr>
          <w:rFonts w:asciiTheme="majorBidi" w:hAnsiTheme="majorBidi" w:cstheme="majorBidi"/>
          <w:sz w:val="24"/>
          <w:szCs w:val="24"/>
        </w:rPr>
        <w:instrText xml:space="preserve"> 32nd Conference on Neural Information Processing Systems (NeurIPS 2018), eprint arXiv:1805.07836</w:instrText>
      </w:r>
      <w:r w:rsidR="00385798">
        <w:rPr>
          <w:rFonts w:asciiTheme="majorBidi" w:hAnsiTheme="majorBidi" w:cstheme="majorBidi"/>
          <w:sz w:val="24"/>
          <w:szCs w:val="24"/>
        </w:rPr>
        <w:instrText>&lt;/secondary-title&gt;&lt;/titles&gt;&lt;volume&gt;31&lt;/volume&gt;&lt;dates&gt;&lt;year&gt;2018&lt;/year&gt;&lt;/dates&gt;&lt;urls&gt;&lt;/urls&gt;&lt;/record&gt;&lt;/Cite&gt;&lt;/EndNote&gt;</w:instrText>
      </w:r>
      <w:r w:rsidR="00C576E6" w:rsidRPr="00AC2E30">
        <w:rPr>
          <w:rFonts w:asciiTheme="majorBidi" w:hAnsiTheme="majorBidi" w:cstheme="majorBidi"/>
          <w:sz w:val="24"/>
          <w:szCs w:val="24"/>
        </w:rPr>
        <w:fldChar w:fldCharType="separate"/>
      </w:r>
      <w:r w:rsidR="00385798">
        <w:rPr>
          <w:rFonts w:asciiTheme="majorBidi" w:hAnsiTheme="majorBidi" w:cstheme="majorBidi"/>
          <w:noProof/>
          <w:sz w:val="24"/>
          <w:szCs w:val="24"/>
        </w:rPr>
        <w:t>[</w:t>
      </w:r>
      <w:hyperlink w:anchor="_ENREF_21" w:tooltip="Zhang, 2018 #21" w:history="1">
        <w:r w:rsidR="00385798">
          <w:rPr>
            <w:rFonts w:asciiTheme="majorBidi" w:hAnsiTheme="majorBidi" w:cstheme="majorBidi"/>
            <w:noProof/>
            <w:sz w:val="24"/>
            <w:szCs w:val="24"/>
          </w:rPr>
          <w:t>21</w:t>
        </w:r>
      </w:hyperlink>
      <w:r w:rsidR="00385798">
        <w:rPr>
          <w:rFonts w:asciiTheme="majorBidi" w:hAnsiTheme="majorBidi" w:cstheme="majorBidi"/>
          <w:noProof/>
          <w:sz w:val="24"/>
          <w:szCs w:val="24"/>
        </w:rPr>
        <w:t>]</w:t>
      </w:r>
      <w:r w:rsidR="00C576E6" w:rsidRPr="00AC2E30">
        <w:rPr>
          <w:rFonts w:asciiTheme="majorBidi" w:hAnsiTheme="majorBidi" w:cstheme="majorBidi"/>
          <w:sz w:val="24"/>
          <w:szCs w:val="24"/>
        </w:rPr>
        <w:fldChar w:fldCharType="end"/>
      </w:r>
      <w:r w:rsidR="00032B47" w:rsidRPr="00AC2E30">
        <w:rPr>
          <w:rFonts w:asciiTheme="majorBidi" w:hAnsiTheme="majorBidi" w:cstheme="majorBidi"/>
          <w:sz w:val="24"/>
          <w:szCs w:val="24"/>
        </w:rPr>
        <w:t>.</w:t>
      </w:r>
    </w:p>
    <w:p w14:paraId="50170CE0" w14:textId="76BAD668" w:rsidR="00C07452" w:rsidRPr="00AC2E30" w:rsidRDefault="00777351" w:rsidP="00385798">
      <w:pPr>
        <w:pStyle w:val="CommentText"/>
        <w:spacing w:line="480" w:lineRule="auto"/>
        <w:ind w:firstLine="720"/>
        <w:jc w:val="both"/>
        <w:rPr>
          <w:rFonts w:asciiTheme="majorBidi" w:hAnsiTheme="majorBidi" w:cstheme="majorBidi"/>
          <w:sz w:val="24"/>
          <w:szCs w:val="24"/>
        </w:rPr>
      </w:pPr>
      <w:r w:rsidRPr="00AC2E30">
        <w:rPr>
          <w:rFonts w:asciiTheme="majorBidi" w:hAnsiTheme="majorBidi" w:cstheme="majorBidi"/>
          <w:color w:val="000000" w:themeColor="text1"/>
          <w:sz w:val="24"/>
          <w:szCs w:val="24"/>
        </w:rPr>
        <w:t>M</w:t>
      </w:r>
      <w:r w:rsidR="004D3339" w:rsidRPr="00AC2E30">
        <w:rPr>
          <w:rFonts w:asciiTheme="majorBidi" w:hAnsiTheme="majorBidi" w:cstheme="majorBidi"/>
          <w:color w:val="000000" w:themeColor="text1"/>
          <w:sz w:val="24"/>
          <w:szCs w:val="24"/>
        </w:rPr>
        <w:t xml:space="preserve">odel </w:t>
      </w:r>
      <w:r w:rsidRPr="00AC2E30">
        <w:rPr>
          <w:rFonts w:asciiTheme="majorBidi" w:hAnsiTheme="majorBidi" w:cstheme="majorBidi"/>
          <w:color w:val="000000" w:themeColor="text1"/>
          <w:sz w:val="24"/>
          <w:szCs w:val="24"/>
        </w:rPr>
        <w:t xml:space="preserve">training occurred </w:t>
      </w:r>
      <w:r w:rsidR="004D3339" w:rsidRPr="00AC2E30">
        <w:rPr>
          <w:rFonts w:asciiTheme="majorBidi" w:hAnsiTheme="majorBidi" w:cstheme="majorBidi"/>
          <w:color w:val="000000" w:themeColor="text1"/>
          <w:sz w:val="24"/>
          <w:szCs w:val="24"/>
        </w:rPr>
        <w:t xml:space="preserve">using </w:t>
      </w:r>
      <w:r w:rsidR="000D4B82" w:rsidRPr="00AC2E30">
        <w:rPr>
          <w:rFonts w:asciiTheme="majorBidi" w:hAnsiTheme="majorBidi" w:cstheme="majorBidi"/>
          <w:color w:val="000000" w:themeColor="text1"/>
          <w:sz w:val="24"/>
          <w:szCs w:val="24"/>
        </w:rPr>
        <w:t xml:space="preserve">the </w:t>
      </w:r>
      <w:r w:rsidR="004D3339" w:rsidRPr="00AC2E30">
        <w:rPr>
          <w:rFonts w:asciiTheme="majorBidi" w:hAnsiTheme="majorBidi" w:cstheme="majorBidi"/>
          <w:color w:val="000000" w:themeColor="text1"/>
          <w:sz w:val="24"/>
          <w:szCs w:val="24"/>
        </w:rPr>
        <w:t xml:space="preserve">Adam optimizer with </w:t>
      </w:r>
      <w:r w:rsidR="001837CB" w:rsidRPr="00AC2E30">
        <w:rPr>
          <w:rFonts w:asciiTheme="majorBidi" w:hAnsiTheme="majorBidi" w:cstheme="majorBidi"/>
          <w:color w:val="000000" w:themeColor="text1"/>
          <w:sz w:val="24"/>
          <w:szCs w:val="24"/>
        </w:rPr>
        <w:t xml:space="preserve">a </w:t>
      </w:r>
      <w:r w:rsidR="004D3339" w:rsidRPr="00AC2E30">
        <w:rPr>
          <w:rFonts w:asciiTheme="majorBidi" w:hAnsiTheme="majorBidi" w:cstheme="majorBidi"/>
          <w:color w:val="000000" w:themeColor="text1"/>
          <w:sz w:val="24"/>
          <w:szCs w:val="24"/>
        </w:rPr>
        <w:t xml:space="preserve">default set of parameters </w:t>
      </w:r>
      <w:r w:rsidR="000D4B82" w:rsidRPr="00AC2E30">
        <w:rPr>
          <w:rFonts w:asciiTheme="majorBidi" w:hAnsiTheme="majorBidi" w:cstheme="majorBidi"/>
          <w:color w:val="000000" w:themeColor="text1"/>
          <w:sz w:val="24"/>
          <w:szCs w:val="24"/>
        </w:rPr>
        <w:t xml:space="preserve">described by </w:t>
      </w:r>
      <w:r w:rsidR="00B44172" w:rsidRPr="00AC2E30">
        <w:rPr>
          <w:rFonts w:asciiTheme="majorBidi" w:hAnsiTheme="majorBidi" w:cstheme="majorBidi"/>
          <w:sz w:val="24"/>
          <w:szCs w:val="24"/>
        </w:rPr>
        <w:t>Kinga and Adam</w:t>
      </w:r>
      <w:r w:rsidR="00B44172" w:rsidRPr="00AC2E30">
        <w:rPr>
          <w:rFonts w:asciiTheme="majorBidi" w:hAnsiTheme="majorBidi" w:cstheme="majorBidi"/>
          <w:color w:val="000000" w:themeColor="text1"/>
          <w:sz w:val="24"/>
          <w:szCs w:val="24"/>
        </w:rPr>
        <w:t xml:space="preserve"> (2014) </w:t>
      </w:r>
      <w:r w:rsidR="004D3339" w:rsidRPr="00AC2E30">
        <w:rPr>
          <w:rFonts w:asciiTheme="majorBidi" w:hAnsiTheme="majorBidi" w:cstheme="majorBidi"/>
          <w:color w:val="000000" w:themeColor="text1"/>
          <w:sz w:val="24"/>
          <w:szCs w:val="24"/>
        </w:rPr>
        <w:t xml:space="preserve">and trained for 200 </w:t>
      </w:r>
      <w:r w:rsidR="00032B47" w:rsidRPr="00AC2E30">
        <w:rPr>
          <w:rFonts w:asciiTheme="majorBidi" w:hAnsiTheme="majorBidi" w:cstheme="majorBidi"/>
          <w:sz w:val="24"/>
          <w:szCs w:val="24"/>
        </w:rPr>
        <w:t>epochs. Adam is a</w:t>
      </w:r>
      <w:r w:rsidR="000D4B82" w:rsidRPr="00AC2E30">
        <w:rPr>
          <w:rFonts w:asciiTheme="majorBidi" w:hAnsiTheme="majorBidi" w:cstheme="majorBidi"/>
          <w:sz w:val="24"/>
          <w:szCs w:val="24"/>
        </w:rPr>
        <w:t xml:space="preserve">n </w:t>
      </w:r>
      <w:r w:rsidR="00032B47" w:rsidRPr="00AC2E30">
        <w:rPr>
          <w:rFonts w:asciiTheme="majorBidi" w:hAnsiTheme="majorBidi" w:cstheme="majorBidi"/>
          <w:sz w:val="24"/>
          <w:szCs w:val="24"/>
        </w:rPr>
        <w:t xml:space="preserve">upgrade to the gradient descent algorithm which uses the concept of momentum to approach the minima in a more stable manner. </w:t>
      </w:r>
      <w:r w:rsidR="000D4B82" w:rsidRPr="00AC2E30">
        <w:rPr>
          <w:rFonts w:asciiTheme="majorBidi" w:hAnsiTheme="majorBidi" w:cstheme="majorBidi"/>
          <w:sz w:val="24"/>
          <w:szCs w:val="24"/>
        </w:rPr>
        <w:t xml:space="preserve">Both models were </w:t>
      </w:r>
      <w:r w:rsidR="004D3339" w:rsidRPr="00AC2E30">
        <w:rPr>
          <w:rFonts w:asciiTheme="majorBidi" w:hAnsiTheme="majorBidi" w:cstheme="majorBidi"/>
          <w:color w:val="000000" w:themeColor="text1"/>
          <w:sz w:val="24"/>
          <w:szCs w:val="24"/>
        </w:rPr>
        <w:t xml:space="preserve">trained with </w:t>
      </w:r>
      <w:r w:rsidR="001837CB" w:rsidRPr="00AC2E30">
        <w:rPr>
          <w:rFonts w:asciiTheme="majorBidi" w:hAnsiTheme="majorBidi" w:cstheme="majorBidi"/>
          <w:color w:val="000000" w:themeColor="text1"/>
          <w:sz w:val="24"/>
          <w:szCs w:val="24"/>
        </w:rPr>
        <w:t xml:space="preserve">the </w:t>
      </w:r>
      <w:r w:rsidR="004D3339" w:rsidRPr="00AC2E30">
        <w:rPr>
          <w:rFonts w:asciiTheme="majorBidi" w:hAnsiTheme="majorBidi" w:cstheme="majorBidi"/>
          <w:color w:val="000000" w:themeColor="text1"/>
          <w:sz w:val="24"/>
          <w:szCs w:val="24"/>
        </w:rPr>
        <w:t xml:space="preserve">same </w:t>
      </w:r>
      <w:r w:rsidR="00664187" w:rsidRPr="00AC2E30">
        <w:rPr>
          <w:rFonts w:asciiTheme="majorBidi" w:hAnsiTheme="majorBidi" w:cstheme="majorBidi"/>
          <w:color w:val="000000" w:themeColor="text1"/>
          <w:sz w:val="24"/>
          <w:szCs w:val="24"/>
        </w:rPr>
        <w:t>graphics processing unit</w:t>
      </w:r>
      <w:r w:rsidR="004D3339" w:rsidRPr="00AC2E30">
        <w:rPr>
          <w:rFonts w:asciiTheme="majorBidi" w:hAnsiTheme="majorBidi" w:cstheme="majorBidi"/>
          <w:color w:val="000000" w:themeColor="text1"/>
          <w:sz w:val="24"/>
          <w:szCs w:val="24"/>
        </w:rPr>
        <w:t xml:space="preserve"> and </w:t>
      </w:r>
      <w:r w:rsidR="00664187" w:rsidRPr="00AC2E30">
        <w:rPr>
          <w:rFonts w:asciiTheme="majorBidi" w:hAnsiTheme="majorBidi" w:cstheme="majorBidi"/>
          <w:color w:val="000000" w:themeColor="text1"/>
          <w:sz w:val="24"/>
          <w:szCs w:val="24"/>
        </w:rPr>
        <w:t xml:space="preserve">central processing unit </w:t>
      </w:r>
      <w:r w:rsidR="004D3339" w:rsidRPr="00AC2E30">
        <w:rPr>
          <w:rFonts w:asciiTheme="majorBidi" w:hAnsiTheme="majorBidi" w:cstheme="majorBidi"/>
          <w:color w:val="000000" w:themeColor="text1"/>
          <w:sz w:val="24"/>
          <w:szCs w:val="24"/>
        </w:rPr>
        <w:t>configuration</w:t>
      </w:r>
      <w:r w:rsidR="008F44EC" w:rsidRPr="00AC2E30">
        <w:rPr>
          <w:rFonts w:asciiTheme="majorBidi" w:hAnsiTheme="majorBidi" w:cstheme="majorBidi"/>
          <w:color w:val="000000" w:themeColor="text1"/>
          <w:sz w:val="24"/>
          <w:szCs w:val="24"/>
        </w:rPr>
        <w:t xml:space="preserve"> </w:t>
      </w:r>
      <w:r w:rsidR="008F44EC" w:rsidRPr="00AC2E30">
        <w:rPr>
          <w:rFonts w:asciiTheme="majorBidi" w:hAnsiTheme="majorBidi" w:cstheme="majorBidi"/>
          <w:color w:val="000000" w:themeColor="text1"/>
          <w:sz w:val="24"/>
          <w:szCs w:val="24"/>
        </w:rPr>
        <w:fldChar w:fldCharType="begin"/>
      </w:r>
      <w:r w:rsidR="00385798">
        <w:rPr>
          <w:rFonts w:asciiTheme="majorBidi" w:hAnsiTheme="majorBidi" w:cstheme="majorBidi"/>
          <w:color w:val="000000" w:themeColor="text1"/>
          <w:sz w:val="24"/>
          <w:szCs w:val="24"/>
        </w:rPr>
        <w:instrText xml:space="preserve"> ADDIN EN.CITE &lt;EndNote&gt;&lt;Cite&gt;&lt;Author&gt;Kingma&lt;/Author&gt;&lt;Year&gt;2014&lt;/Year&gt;&lt;RecNum&gt;</w:instrText>
      </w:r>
      <w:r w:rsidR="00385798">
        <w:rPr>
          <w:rFonts w:asciiTheme="majorBidi" w:hAnsiTheme="majorBidi" w:cstheme="majorBidi"/>
          <w:color w:val="000000" w:themeColor="text1"/>
          <w:sz w:val="24"/>
          <w:szCs w:val="24"/>
        </w:rPr>
        <w:instrText>22</w:instrText>
      </w:r>
      <w:r w:rsidR="00385798">
        <w:rPr>
          <w:rFonts w:asciiTheme="majorBidi" w:hAnsiTheme="majorBidi" w:cstheme="majorBidi"/>
          <w:color w:val="000000" w:themeColor="text1"/>
          <w:sz w:val="24"/>
          <w:szCs w:val="24"/>
        </w:rPr>
        <w:instrText>&lt;/RecNum&gt;&lt;DisplayText&gt;[22]&lt;/DisplayText&gt;&lt;record&gt;&lt;rec-number&gt;</w:instrText>
      </w:r>
      <w:r w:rsidR="00385798">
        <w:rPr>
          <w:rFonts w:asciiTheme="majorBidi" w:hAnsiTheme="majorBidi" w:cstheme="majorBidi"/>
          <w:color w:val="000000" w:themeColor="text1"/>
          <w:sz w:val="24"/>
          <w:szCs w:val="24"/>
        </w:rPr>
        <w:instrText>22</w:instrText>
      </w:r>
      <w:r w:rsidR="00385798">
        <w:rPr>
          <w:rFonts w:asciiTheme="majorBidi" w:hAnsiTheme="majorBidi" w:cstheme="majorBidi"/>
          <w:color w:val="000000" w:themeColor="text1"/>
          <w:sz w:val="24"/>
          <w:szCs w:val="24"/>
        </w:rPr>
        <w:instrText>&lt;/rec-number&gt;&lt;foreign-keys&gt;&lt;key app="EN" db-id="</w:instrText>
      </w:r>
      <w:r w:rsidR="00385798">
        <w:rPr>
          <w:rFonts w:asciiTheme="majorBidi" w:hAnsiTheme="majorBidi" w:cstheme="majorBidi"/>
          <w:color w:val="000000" w:themeColor="text1"/>
          <w:sz w:val="24"/>
          <w:szCs w:val="24"/>
        </w:rPr>
        <w:instrText>0wweseex702xe3efzzjpxpztt5tsw2xdwvdr</w:instrText>
      </w:r>
      <w:r w:rsidR="00385798">
        <w:rPr>
          <w:rFonts w:asciiTheme="majorBidi" w:hAnsiTheme="majorBidi" w:cstheme="majorBidi"/>
          <w:color w:val="000000" w:themeColor="text1"/>
          <w:sz w:val="24"/>
          <w:szCs w:val="24"/>
        </w:rPr>
        <w:instrText>" timestamp="</w:instrText>
      </w:r>
      <w:r w:rsidR="00385798">
        <w:rPr>
          <w:rFonts w:asciiTheme="majorBidi" w:hAnsiTheme="majorBidi" w:cstheme="majorBidi"/>
          <w:color w:val="000000" w:themeColor="text1"/>
          <w:sz w:val="24"/>
          <w:szCs w:val="24"/>
        </w:rPr>
        <w:instrText>1673083270"&gt;22</w:instrText>
      </w:r>
      <w:r w:rsidR="00385798">
        <w:rPr>
          <w:rFonts w:asciiTheme="majorBidi" w:hAnsiTheme="majorBidi" w:cstheme="majorBidi"/>
          <w:color w:val="000000" w:themeColor="text1"/>
          <w:sz w:val="24"/>
          <w:szCs w:val="24"/>
        </w:rPr>
        <w:instrText>&lt;/key&gt;&lt;/foreign-keys&gt;&lt;ref-type name="</w:instrText>
      </w:r>
      <w:r w:rsidR="00385798">
        <w:rPr>
          <w:rFonts w:asciiTheme="majorBidi" w:hAnsiTheme="majorBidi" w:cstheme="majorBidi"/>
          <w:color w:val="000000" w:themeColor="text1"/>
          <w:sz w:val="24"/>
          <w:szCs w:val="24"/>
        </w:rPr>
        <w:instrText>Conference Paper"&gt;47</w:instrText>
      </w:r>
      <w:r w:rsidR="00385798">
        <w:rPr>
          <w:rFonts w:asciiTheme="majorBidi" w:hAnsiTheme="majorBidi" w:cstheme="majorBidi"/>
          <w:color w:val="000000" w:themeColor="text1"/>
          <w:sz w:val="24"/>
          <w:szCs w:val="24"/>
        </w:rPr>
        <w:instrText>&lt;/ref-type&gt;&lt;contributors&gt;&lt;authors&gt;&lt;author&gt;Kingma, Diederik P&lt;/author&gt;&lt;author&gt;Ba, Jimmy&lt;/author&gt;&lt;/authors&gt;&lt;/contributors&gt;&lt;titles&gt;&lt;title&gt;Adam: A method for stochastic optimization&lt;/title&gt;&lt;secondary-title&gt;</w:instrText>
      </w:r>
      <w:r w:rsidR="00385798">
        <w:rPr>
          <w:rFonts w:asciiTheme="majorBidi" w:hAnsiTheme="majorBidi" w:cstheme="majorBidi"/>
          <w:color w:val="000000" w:themeColor="text1"/>
          <w:sz w:val="24"/>
          <w:szCs w:val="24"/>
        </w:rPr>
        <w:instrText xml:space="preserve"> 3rd International Conference for Learning Representations, San Diego, 2015. </w:instrText>
      </w:r>
      <w:r w:rsidR="00385798">
        <w:rPr>
          <w:rFonts w:asciiTheme="majorBidi" w:hAnsiTheme="majorBidi" w:cstheme="majorBidi"/>
          <w:color w:val="000000" w:themeColor="text1"/>
          <w:sz w:val="24"/>
          <w:szCs w:val="24"/>
        </w:rPr>
        <w:instrText>arXiv preprint arXiv:1412.6980&lt;/secondary-title&gt;&lt;/titles&gt;&lt;dates&gt;&lt;year&gt;2014&lt;/year&gt;&lt;/dates&gt;&lt;urls&gt;&lt;/urls&gt;&lt;/record&gt;&lt;/Cite&gt;&lt;/EndNote&gt;</w:instrText>
      </w:r>
      <w:r w:rsidR="008F44EC" w:rsidRPr="00AC2E30">
        <w:rPr>
          <w:rFonts w:asciiTheme="majorBidi" w:hAnsiTheme="majorBidi" w:cstheme="majorBidi"/>
          <w:color w:val="000000" w:themeColor="text1"/>
          <w:sz w:val="24"/>
          <w:szCs w:val="24"/>
        </w:rPr>
        <w:fldChar w:fldCharType="separate"/>
      </w:r>
      <w:r w:rsidR="00385798">
        <w:rPr>
          <w:rFonts w:asciiTheme="majorBidi" w:hAnsiTheme="majorBidi" w:cstheme="majorBidi"/>
          <w:noProof/>
          <w:color w:val="000000" w:themeColor="text1"/>
          <w:sz w:val="24"/>
          <w:szCs w:val="24"/>
        </w:rPr>
        <w:t>[</w:t>
      </w:r>
      <w:hyperlink w:anchor="_ENREF_22" w:tooltip="Kingma, 2014 #22" w:history="1">
        <w:r w:rsidR="00385798">
          <w:rPr>
            <w:rFonts w:asciiTheme="majorBidi" w:hAnsiTheme="majorBidi" w:cstheme="majorBidi"/>
            <w:noProof/>
            <w:color w:val="000000" w:themeColor="text1"/>
            <w:sz w:val="24"/>
            <w:szCs w:val="24"/>
          </w:rPr>
          <w:t>22</w:t>
        </w:r>
      </w:hyperlink>
      <w:r w:rsidR="00385798">
        <w:rPr>
          <w:rFonts w:asciiTheme="majorBidi" w:hAnsiTheme="majorBidi" w:cstheme="majorBidi"/>
          <w:noProof/>
          <w:color w:val="000000" w:themeColor="text1"/>
          <w:sz w:val="24"/>
          <w:szCs w:val="24"/>
        </w:rPr>
        <w:t>]</w:t>
      </w:r>
      <w:r w:rsidR="008F44EC" w:rsidRPr="00AC2E30">
        <w:rPr>
          <w:rFonts w:asciiTheme="majorBidi" w:hAnsiTheme="majorBidi" w:cstheme="majorBidi"/>
          <w:color w:val="000000" w:themeColor="text1"/>
          <w:sz w:val="24"/>
          <w:szCs w:val="24"/>
        </w:rPr>
        <w:fldChar w:fldCharType="end"/>
      </w:r>
      <w:r w:rsidR="004D3339" w:rsidRPr="00AC2E30">
        <w:rPr>
          <w:rFonts w:asciiTheme="majorBidi" w:hAnsiTheme="majorBidi" w:cstheme="majorBidi"/>
          <w:color w:val="000000" w:themeColor="text1"/>
          <w:sz w:val="24"/>
          <w:szCs w:val="24"/>
        </w:rPr>
        <w:t>.</w:t>
      </w:r>
    </w:p>
    <w:p w14:paraId="7B5B7D0F" w14:textId="77777777" w:rsidR="00A12F14" w:rsidRPr="00AC2E30" w:rsidRDefault="00A12F14" w:rsidP="00032B47">
      <w:pPr>
        <w:spacing w:line="480" w:lineRule="auto"/>
        <w:jc w:val="both"/>
        <w:rPr>
          <w:rFonts w:asciiTheme="majorBidi" w:hAnsiTheme="majorBidi" w:cstheme="majorBidi"/>
          <w:b/>
          <w:bCs/>
          <w:color w:val="000000" w:themeColor="text1"/>
        </w:rPr>
      </w:pPr>
    </w:p>
    <w:p w14:paraId="1F55CEDC" w14:textId="56526979" w:rsidR="00467024" w:rsidRPr="00AC2E30" w:rsidRDefault="00810309" w:rsidP="00032B47">
      <w:pPr>
        <w:spacing w:line="480" w:lineRule="auto"/>
        <w:jc w:val="both"/>
        <w:rPr>
          <w:rFonts w:asciiTheme="majorBidi" w:hAnsiTheme="majorBidi" w:cstheme="majorBidi"/>
          <w:b/>
          <w:bCs/>
          <w:color w:val="000000" w:themeColor="text1"/>
        </w:rPr>
      </w:pPr>
      <w:ins w:id="21" w:author="Author">
        <w:r>
          <w:rPr>
            <w:rFonts w:asciiTheme="majorBidi" w:hAnsiTheme="majorBidi" w:cstheme="majorBidi"/>
            <w:b/>
            <w:bCs/>
            <w:color w:val="000000" w:themeColor="text1"/>
          </w:rPr>
          <w:t xml:space="preserve">3. </w:t>
        </w:r>
      </w:ins>
      <w:r w:rsidR="003A067A" w:rsidRPr="00AC2E30">
        <w:rPr>
          <w:rFonts w:asciiTheme="majorBidi" w:hAnsiTheme="majorBidi" w:cstheme="majorBidi"/>
          <w:b/>
          <w:bCs/>
          <w:color w:val="000000" w:themeColor="text1"/>
        </w:rPr>
        <w:t>Results</w:t>
      </w:r>
    </w:p>
    <w:p w14:paraId="6958C2E7" w14:textId="63E00174" w:rsidR="00F56FE0" w:rsidRPr="00AC2E30" w:rsidRDefault="003A067A" w:rsidP="006D44F4">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 xml:space="preserve">There were </w:t>
      </w:r>
      <w:r w:rsidR="00125997" w:rsidRPr="00AC2E30">
        <w:rPr>
          <w:rFonts w:asciiTheme="majorBidi" w:hAnsiTheme="majorBidi" w:cstheme="majorBidi"/>
          <w:color w:val="000000" w:themeColor="text1"/>
        </w:rPr>
        <w:t>201</w:t>
      </w:r>
      <w:r w:rsidR="003B53ED" w:rsidRPr="00AC2E30">
        <w:rPr>
          <w:rFonts w:asciiTheme="majorBidi" w:hAnsiTheme="majorBidi" w:cstheme="majorBidi"/>
          <w:color w:val="000000" w:themeColor="text1"/>
        </w:rPr>
        <w:t>,</w:t>
      </w:r>
      <w:r w:rsidR="00125997" w:rsidRPr="00AC2E30">
        <w:rPr>
          <w:rFonts w:asciiTheme="majorBidi" w:hAnsiTheme="majorBidi" w:cstheme="majorBidi"/>
          <w:color w:val="000000" w:themeColor="text1"/>
        </w:rPr>
        <w:t>031</w:t>
      </w:r>
      <w:r w:rsidR="00C302E2"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single-agent poisonings included in the </w:t>
      </w:r>
      <w:r w:rsidR="00A417D4" w:rsidRPr="00AC2E30">
        <w:rPr>
          <w:rFonts w:asciiTheme="majorBidi" w:hAnsiTheme="majorBidi" w:cstheme="majorBidi"/>
          <w:color w:val="000000" w:themeColor="text1"/>
        </w:rPr>
        <w:t>D</w:t>
      </w:r>
      <w:r w:rsidR="003E1BCD" w:rsidRPr="00AC2E30">
        <w:rPr>
          <w:rFonts w:asciiTheme="majorBidi" w:hAnsiTheme="majorBidi" w:cstheme="majorBidi"/>
          <w:color w:val="000000" w:themeColor="text1"/>
        </w:rPr>
        <w:t>NNs</w:t>
      </w:r>
      <w:r w:rsidR="007E21CC" w:rsidRPr="00AC2E30">
        <w:rPr>
          <w:rFonts w:asciiTheme="majorBidi" w:hAnsiTheme="majorBidi" w:cstheme="majorBidi"/>
          <w:color w:val="000000" w:themeColor="text1"/>
        </w:rPr>
        <w:t>.</w:t>
      </w:r>
      <w:r w:rsidR="003B53ED" w:rsidRPr="00AC2E30">
        <w:rPr>
          <w:rFonts w:asciiTheme="majorBidi" w:hAnsiTheme="majorBidi" w:cstheme="majorBidi"/>
          <w:color w:val="000000" w:themeColor="text1"/>
        </w:rPr>
        <w:t xml:space="preserve"> </w:t>
      </w:r>
      <w:r w:rsidR="007E21CC" w:rsidRPr="00AC2E30">
        <w:rPr>
          <w:rFonts w:asciiTheme="majorBidi" w:hAnsiTheme="majorBidi" w:cstheme="majorBidi"/>
          <w:color w:val="000000" w:themeColor="text1"/>
        </w:rPr>
        <w:t>F</w:t>
      </w:r>
      <w:r w:rsidRPr="00AC2E30">
        <w:rPr>
          <w:rFonts w:asciiTheme="majorBidi" w:hAnsiTheme="majorBidi" w:cstheme="majorBidi"/>
          <w:color w:val="000000" w:themeColor="text1"/>
        </w:rPr>
        <w:t>requencies of agents involved in</w:t>
      </w:r>
      <w:r w:rsidR="00A417D4" w:rsidRPr="00AC2E30">
        <w:rPr>
          <w:rFonts w:asciiTheme="majorBidi" w:hAnsiTheme="majorBidi" w:cstheme="majorBidi"/>
          <w:color w:val="000000" w:themeColor="text1"/>
        </w:rPr>
        <w:t xml:space="preserve"> the</w:t>
      </w:r>
      <w:r w:rsidRPr="00AC2E30">
        <w:rPr>
          <w:rFonts w:asciiTheme="majorBidi" w:hAnsiTheme="majorBidi" w:cstheme="majorBidi"/>
          <w:color w:val="000000" w:themeColor="text1"/>
        </w:rPr>
        <w:t xml:space="preserve"> poisonings are displayed in Table 1. Figures </w:t>
      </w:r>
      <w:r w:rsidR="006D44F4" w:rsidRPr="00AC2E30">
        <w:rPr>
          <w:rFonts w:asciiTheme="majorBidi" w:hAnsiTheme="majorBidi" w:cstheme="majorBidi"/>
          <w:color w:val="000000" w:themeColor="text1"/>
        </w:rPr>
        <w:t xml:space="preserve">3 </w:t>
      </w:r>
      <w:r w:rsidR="00A26C8C" w:rsidRPr="00AC2E30">
        <w:rPr>
          <w:rFonts w:asciiTheme="majorBidi" w:hAnsiTheme="majorBidi" w:cstheme="majorBidi"/>
          <w:color w:val="000000" w:themeColor="text1"/>
        </w:rPr>
        <w:t>and</w:t>
      </w:r>
      <w:r w:rsidR="00C302E2" w:rsidRPr="00AC2E30">
        <w:rPr>
          <w:rFonts w:asciiTheme="majorBidi" w:hAnsiTheme="majorBidi" w:cstheme="majorBidi"/>
          <w:color w:val="000000" w:themeColor="text1"/>
        </w:rPr>
        <w:t xml:space="preserve"> </w:t>
      </w:r>
      <w:r w:rsidR="006D44F4" w:rsidRPr="00AC2E30">
        <w:rPr>
          <w:rFonts w:asciiTheme="majorBidi" w:hAnsiTheme="majorBidi" w:cstheme="majorBidi"/>
          <w:color w:val="000000" w:themeColor="text1"/>
        </w:rPr>
        <w:t xml:space="preserve">4 </w:t>
      </w:r>
      <w:r w:rsidRPr="00AC2E30">
        <w:rPr>
          <w:rFonts w:asciiTheme="majorBidi" w:hAnsiTheme="majorBidi" w:cstheme="majorBidi"/>
          <w:color w:val="000000" w:themeColor="text1"/>
        </w:rPr>
        <w:t xml:space="preserve">show </w:t>
      </w:r>
      <w:r w:rsidR="00CF5B2C" w:rsidRPr="00AC2E30">
        <w:rPr>
          <w:rFonts w:asciiTheme="majorBidi" w:hAnsiTheme="majorBidi" w:cstheme="majorBidi"/>
          <w:color w:val="000000" w:themeColor="text1"/>
        </w:rPr>
        <w:t>performance</w:t>
      </w:r>
      <w:r w:rsidRPr="00AC2E30">
        <w:rPr>
          <w:rFonts w:asciiTheme="majorBidi" w:hAnsiTheme="majorBidi" w:cstheme="majorBidi"/>
          <w:color w:val="000000" w:themeColor="text1"/>
        </w:rPr>
        <w:t xml:space="preserve"> of t</w:t>
      </w:r>
      <w:r w:rsidR="00125997" w:rsidRPr="00AC2E30">
        <w:rPr>
          <w:rFonts w:asciiTheme="majorBidi" w:hAnsiTheme="majorBidi" w:cstheme="majorBidi"/>
          <w:color w:val="000000" w:themeColor="text1"/>
        </w:rPr>
        <w:t>wo DNN</w:t>
      </w:r>
      <w:r w:rsidRPr="00AC2E30">
        <w:rPr>
          <w:rFonts w:asciiTheme="majorBidi" w:hAnsiTheme="majorBidi" w:cstheme="majorBidi"/>
          <w:color w:val="000000" w:themeColor="text1"/>
        </w:rPr>
        <w:t xml:space="preserve"> models </w:t>
      </w:r>
      <w:r w:rsidR="00CF5B2C" w:rsidRPr="00AC2E30">
        <w:rPr>
          <w:rFonts w:asciiTheme="majorBidi" w:hAnsiTheme="majorBidi" w:cstheme="majorBidi"/>
          <w:color w:val="000000" w:themeColor="text1"/>
        </w:rPr>
        <w:t>(</w:t>
      </w:r>
      <w:r w:rsidR="0035486E" w:rsidRPr="00AC2E30">
        <w:rPr>
          <w:rFonts w:asciiTheme="majorBidi" w:hAnsiTheme="majorBidi" w:cstheme="majorBidi"/>
          <w:color w:val="000000" w:themeColor="text1"/>
        </w:rPr>
        <w:t>PyTorch</w:t>
      </w:r>
      <w:r w:rsidR="00BF065A" w:rsidRPr="00AC2E30">
        <w:rPr>
          <w:rFonts w:asciiTheme="majorBidi" w:hAnsiTheme="majorBidi" w:cstheme="majorBidi"/>
          <w:color w:val="000000" w:themeColor="text1"/>
        </w:rPr>
        <w:t xml:space="preserve"> and</w:t>
      </w:r>
      <w:r w:rsidR="00125997" w:rsidRPr="00AC2E30">
        <w:rPr>
          <w:rFonts w:asciiTheme="majorBidi" w:hAnsiTheme="majorBidi" w:cstheme="majorBidi"/>
          <w:color w:val="000000" w:themeColor="text1"/>
        </w:rPr>
        <w:t xml:space="preserve"> Keras</w:t>
      </w:r>
      <w:r w:rsidR="00CF5B2C"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on training and the test</w:t>
      </w:r>
      <w:r w:rsidR="00A417D4" w:rsidRPr="00AC2E30">
        <w:rPr>
          <w:rFonts w:asciiTheme="majorBidi" w:hAnsiTheme="majorBidi" w:cstheme="majorBidi"/>
          <w:color w:val="000000" w:themeColor="text1"/>
        </w:rPr>
        <w:t>ing</w:t>
      </w:r>
      <w:r w:rsidRPr="00AC2E30">
        <w:rPr>
          <w:rFonts w:asciiTheme="majorBidi" w:hAnsiTheme="majorBidi" w:cstheme="majorBidi"/>
          <w:color w:val="000000" w:themeColor="text1"/>
        </w:rPr>
        <w:t xml:space="preserve"> data.</w:t>
      </w:r>
      <w:r w:rsidR="00CF5B2C"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The </w:t>
      </w:r>
      <w:r w:rsidR="0035486E" w:rsidRPr="00AC2E30">
        <w:rPr>
          <w:rFonts w:asciiTheme="majorBidi" w:hAnsiTheme="majorBidi" w:cstheme="majorBidi"/>
          <w:color w:val="000000" w:themeColor="text1"/>
        </w:rPr>
        <w:t>PyTorch</w:t>
      </w:r>
      <w:r w:rsidR="002033C6" w:rsidRPr="00AC2E30">
        <w:rPr>
          <w:rFonts w:asciiTheme="majorBidi" w:hAnsiTheme="majorBidi" w:cstheme="majorBidi"/>
          <w:color w:val="000000" w:themeColor="text1"/>
        </w:rPr>
        <w:t xml:space="preserve"> DNN </w:t>
      </w:r>
      <w:r w:rsidRPr="00AC2E30">
        <w:rPr>
          <w:rFonts w:asciiTheme="majorBidi" w:hAnsiTheme="majorBidi" w:cstheme="majorBidi"/>
          <w:color w:val="000000" w:themeColor="text1"/>
        </w:rPr>
        <w:t xml:space="preserve">had an overall accuracy </w:t>
      </w:r>
      <w:r w:rsidR="002033C6" w:rsidRPr="00AC2E30">
        <w:rPr>
          <w:rFonts w:asciiTheme="majorBidi" w:hAnsiTheme="majorBidi" w:cstheme="majorBidi"/>
          <w:color w:val="000000" w:themeColor="text1"/>
        </w:rPr>
        <w:t xml:space="preserve">of </w:t>
      </w:r>
      <w:r w:rsidR="00E33209" w:rsidRPr="00AC2E30">
        <w:rPr>
          <w:rFonts w:asciiTheme="majorBidi" w:hAnsiTheme="majorBidi" w:cstheme="majorBidi"/>
          <w:color w:val="000000" w:themeColor="text1"/>
        </w:rPr>
        <w:t>75.7%, 75.1%</w:t>
      </w:r>
      <w:r w:rsidR="001837CB" w:rsidRPr="00AC2E30">
        <w:rPr>
          <w:rFonts w:asciiTheme="majorBidi" w:hAnsiTheme="majorBidi" w:cstheme="majorBidi"/>
          <w:color w:val="000000" w:themeColor="text1"/>
        </w:rPr>
        <w:t>,</w:t>
      </w:r>
      <w:r w:rsidR="002033C6" w:rsidRPr="00AC2E30">
        <w:rPr>
          <w:rFonts w:asciiTheme="majorBidi" w:hAnsiTheme="majorBidi" w:cstheme="majorBidi"/>
          <w:color w:val="000000" w:themeColor="text1"/>
        </w:rPr>
        <w:t xml:space="preserve"> and </w:t>
      </w:r>
      <w:r w:rsidR="00E33209" w:rsidRPr="00AC2E30">
        <w:rPr>
          <w:rFonts w:asciiTheme="majorBidi" w:hAnsiTheme="majorBidi" w:cstheme="majorBidi"/>
          <w:color w:val="000000" w:themeColor="text1"/>
        </w:rPr>
        <w:t>75.5%</w:t>
      </w:r>
      <w:r w:rsidR="001837CB" w:rsidRPr="00AC2E30">
        <w:rPr>
          <w:rFonts w:asciiTheme="majorBidi" w:hAnsiTheme="majorBidi" w:cstheme="majorBidi"/>
          <w:color w:val="000000" w:themeColor="text1"/>
        </w:rPr>
        <w:t>,</w:t>
      </w:r>
      <w:r w:rsidR="002033C6"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and </w:t>
      </w:r>
      <w:r w:rsidR="00CF5B2C" w:rsidRPr="00AC2E30">
        <w:rPr>
          <w:rFonts w:asciiTheme="majorBidi" w:hAnsiTheme="majorBidi" w:cstheme="majorBidi"/>
          <w:color w:val="000000" w:themeColor="text1"/>
        </w:rPr>
        <w:t xml:space="preserve">an </w:t>
      </w:r>
      <w:r w:rsidR="00E33209" w:rsidRPr="00AC2E30">
        <w:rPr>
          <w:rFonts w:asciiTheme="majorBidi" w:hAnsiTheme="majorBidi" w:cstheme="majorBidi"/>
          <w:color w:val="000000" w:themeColor="text1"/>
        </w:rPr>
        <w:t xml:space="preserve">F1-score </w:t>
      </w:r>
      <w:r w:rsidR="002033C6" w:rsidRPr="00AC2E30">
        <w:rPr>
          <w:rFonts w:asciiTheme="majorBidi" w:hAnsiTheme="majorBidi" w:cstheme="majorBidi"/>
          <w:color w:val="000000" w:themeColor="text1"/>
        </w:rPr>
        <w:t xml:space="preserve">of </w:t>
      </w:r>
      <w:r w:rsidR="00E33209" w:rsidRPr="00AC2E30">
        <w:rPr>
          <w:rFonts w:asciiTheme="majorBidi" w:hAnsiTheme="majorBidi" w:cstheme="majorBidi"/>
          <w:color w:val="000000" w:themeColor="text1"/>
        </w:rPr>
        <w:t>72.4%, 71.3%, and 71.9%</w:t>
      </w:r>
      <w:r w:rsidR="002033C6" w:rsidRPr="00AC2E30">
        <w:rPr>
          <w:rFonts w:asciiTheme="majorBidi" w:hAnsiTheme="majorBidi" w:cstheme="majorBidi"/>
          <w:color w:val="000000" w:themeColor="text1"/>
        </w:rPr>
        <w:t xml:space="preserve"> for training</w:t>
      </w:r>
      <w:r w:rsidR="00E33209" w:rsidRPr="00AC2E30">
        <w:rPr>
          <w:rFonts w:asciiTheme="majorBidi" w:hAnsiTheme="majorBidi" w:cstheme="majorBidi"/>
          <w:color w:val="000000" w:themeColor="text1"/>
        </w:rPr>
        <w:t>, validation</w:t>
      </w:r>
      <w:r w:rsidR="001837CB" w:rsidRPr="00AC2E30">
        <w:rPr>
          <w:rFonts w:asciiTheme="majorBidi" w:hAnsiTheme="majorBidi" w:cstheme="majorBidi"/>
          <w:color w:val="000000" w:themeColor="text1"/>
        </w:rPr>
        <w:t>,</w:t>
      </w:r>
      <w:r w:rsidR="00E33209" w:rsidRPr="00AC2E30">
        <w:rPr>
          <w:rFonts w:asciiTheme="majorBidi" w:hAnsiTheme="majorBidi" w:cstheme="majorBidi"/>
          <w:color w:val="000000" w:themeColor="text1"/>
        </w:rPr>
        <w:t xml:space="preserve"> </w:t>
      </w:r>
      <w:r w:rsidR="002033C6" w:rsidRPr="00AC2E30">
        <w:rPr>
          <w:rFonts w:asciiTheme="majorBidi" w:hAnsiTheme="majorBidi" w:cstheme="majorBidi"/>
          <w:color w:val="000000" w:themeColor="text1"/>
        </w:rPr>
        <w:t>and test</w:t>
      </w:r>
      <w:r w:rsidR="00BF065A" w:rsidRPr="00AC2E30">
        <w:rPr>
          <w:rFonts w:asciiTheme="majorBidi" w:hAnsiTheme="majorBidi" w:cstheme="majorBidi"/>
          <w:color w:val="000000" w:themeColor="text1"/>
        </w:rPr>
        <w:t>ing</w:t>
      </w:r>
      <w:r w:rsidR="002033C6" w:rsidRPr="00AC2E30">
        <w:rPr>
          <w:rFonts w:asciiTheme="majorBidi" w:hAnsiTheme="majorBidi" w:cstheme="majorBidi"/>
          <w:color w:val="000000" w:themeColor="text1"/>
        </w:rPr>
        <w:t xml:space="preserve"> groups</w:t>
      </w:r>
      <w:r w:rsidR="00E33209" w:rsidRPr="00AC2E30">
        <w:rPr>
          <w:rFonts w:asciiTheme="majorBidi" w:hAnsiTheme="majorBidi" w:cstheme="majorBidi"/>
          <w:color w:val="000000" w:themeColor="text1"/>
        </w:rPr>
        <w:t>, respectively</w:t>
      </w:r>
      <w:r w:rsidR="0094685F"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in distinguishing between selected </w:t>
      </w:r>
      <w:r w:rsidR="00CF5B2C" w:rsidRPr="00AC2E30">
        <w:rPr>
          <w:rFonts w:asciiTheme="majorBidi" w:hAnsiTheme="majorBidi" w:cstheme="majorBidi"/>
          <w:color w:val="000000" w:themeColor="text1"/>
        </w:rPr>
        <w:t>drugs</w:t>
      </w:r>
      <w:r w:rsidR="00D956DB" w:rsidRPr="00AC2E30">
        <w:rPr>
          <w:rFonts w:asciiTheme="majorBidi" w:hAnsiTheme="majorBidi" w:cstheme="majorBidi"/>
          <w:color w:val="000000" w:themeColor="text1"/>
        </w:rPr>
        <w:t xml:space="preserve"> (</w:t>
      </w:r>
      <w:r w:rsidR="00BF065A" w:rsidRPr="00AC2E30">
        <w:rPr>
          <w:rFonts w:asciiTheme="majorBidi" w:hAnsiTheme="majorBidi" w:cstheme="majorBidi"/>
          <w:color w:val="000000" w:themeColor="text1"/>
        </w:rPr>
        <w:t>F</w:t>
      </w:r>
      <w:r w:rsidR="00D956DB" w:rsidRPr="00AC2E30">
        <w:rPr>
          <w:rFonts w:asciiTheme="majorBidi" w:hAnsiTheme="majorBidi" w:cstheme="majorBidi"/>
          <w:color w:val="000000" w:themeColor="text1"/>
        </w:rPr>
        <w:t xml:space="preserve">igure </w:t>
      </w:r>
      <w:r w:rsidR="006D44F4" w:rsidRPr="00AC2E30">
        <w:rPr>
          <w:rFonts w:asciiTheme="majorBidi" w:hAnsiTheme="majorBidi" w:cstheme="majorBidi"/>
          <w:color w:val="000000" w:themeColor="text1"/>
        </w:rPr>
        <w:t>3</w:t>
      </w:r>
      <w:r w:rsidR="00D956DB" w:rsidRPr="00AC2E30">
        <w:rPr>
          <w:rFonts w:asciiTheme="majorBidi" w:hAnsiTheme="majorBidi" w:cstheme="majorBidi"/>
          <w:color w:val="000000" w:themeColor="text1"/>
        </w:rPr>
        <w:t>)</w:t>
      </w:r>
      <w:r w:rsidR="00DC3423" w:rsidRPr="00AC2E30">
        <w:rPr>
          <w:rFonts w:asciiTheme="majorBidi" w:hAnsiTheme="majorBidi" w:cstheme="majorBidi"/>
          <w:color w:val="000000" w:themeColor="text1"/>
        </w:rPr>
        <w:t>.</w:t>
      </w:r>
      <w:r w:rsidR="00BF065A"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The Keras DNN had an overall accuracy of </w:t>
      </w:r>
      <w:r w:rsidR="00E33209" w:rsidRPr="00AC2E30">
        <w:rPr>
          <w:rFonts w:asciiTheme="majorBidi" w:hAnsiTheme="majorBidi" w:cstheme="majorBidi"/>
          <w:color w:val="000000" w:themeColor="text1"/>
        </w:rPr>
        <w:t>80.9%, 74.2%, and 74.6%</w:t>
      </w:r>
      <w:r w:rsidR="001837CB"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and </w:t>
      </w:r>
      <w:r w:rsidR="00CF5B2C" w:rsidRPr="00AC2E30">
        <w:rPr>
          <w:rFonts w:asciiTheme="majorBidi" w:hAnsiTheme="majorBidi" w:cstheme="majorBidi"/>
          <w:color w:val="000000" w:themeColor="text1"/>
        </w:rPr>
        <w:t xml:space="preserve">an </w:t>
      </w:r>
      <w:r w:rsidR="00E33209" w:rsidRPr="00AC2E30">
        <w:rPr>
          <w:rFonts w:asciiTheme="majorBidi" w:hAnsiTheme="majorBidi" w:cstheme="majorBidi"/>
          <w:color w:val="000000" w:themeColor="text1"/>
        </w:rPr>
        <w:t xml:space="preserve">F1-score </w:t>
      </w:r>
      <w:r w:rsidRPr="00AC2E30">
        <w:rPr>
          <w:rFonts w:asciiTheme="majorBidi" w:hAnsiTheme="majorBidi" w:cstheme="majorBidi"/>
          <w:color w:val="000000" w:themeColor="text1"/>
        </w:rPr>
        <w:t xml:space="preserve">of </w:t>
      </w:r>
      <w:r w:rsidR="00E33209" w:rsidRPr="00AC2E30">
        <w:rPr>
          <w:rFonts w:asciiTheme="majorBidi" w:hAnsiTheme="majorBidi" w:cstheme="majorBidi"/>
          <w:color w:val="000000" w:themeColor="text1"/>
        </w:rPr>
        <w:t>79.8%, 69.3%</w:t>
      </w:r>
      <w:r w:rsidR="001837CB"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and </w:t>
      </w:r>
      <w:r w:rsidR="00E33209" w:rsidRPr="00AC2E30">
        <w:rPr>
          <w:rFonts w:asciiTheme="majorBidi" w:hAnsiTheme="majorBidi" w:cstheme="majorBidi"/>
          <w:color w:val="000000" w:themeColor="text1"/>
        </w:rPr>
        <w:t>69.6%</w:t>
      </w:r>
      <w:r w:rsidRPr="00AC2E30">
        <w:rPr>
          <w:rFonts w:asciiTheme="majorBidi" w:hAnsiTheme="majorBidi" w:cstheme="majorBidi"/>
          <w:color w:val="000000" w:themeColor="text1"/>
        </w:rPr>
        <w:t xml:space="preserve"> for training</w:t>
      </w:r>
      <w:r w:rsidR="00E33209" w:rsidRPr="00AC2E30">
        <w:rPr>
          <w:rFonts w:asciiTheme="majorBidi" w:hAnsiTheme="majorBidi" w:cstheme="majorBidi"/>
          <w:color w:val="000000" w:themeColor="text1"/>
        </w:rPr>
        <w:t>, validation</w:t>
      </w:r>
      <w:r w:rsidR="001837CB"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and test</w:t>
      </w:r>
      <w:r w:rsidR="00BF065A" w:rsidRPr="00AC2E30">
        <w:rPr>
          <w:rFonts w:asciiTheme="majorBidi" w:hAnsiTheme="majorBidi" w:cstheme="majorBidi"/>
          <w:color w:val="000000" w:themeColor="text1"/>
        </w:rPr>
        <w:t>ing</w:t>
      </w:r>
      <w:r w:rsidRPr="00AC2E30">
        <w:rPr>
          <w:rFonts w:asciiTheme="majorBidi" w:hAnsiTheme="majorBidi" w:cstheme="majorBidi"/>
          <w:color w:val="000000" w:themeColor="text1"/>
        </w:rPr>
        <w:t xml:space="preserve"> groups</w:t>
      </w:r>
      <w:r w:rsidR="0094685F"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w:t>
      </w:r>
      <w:r w:rsidR="00E33209" w:rsidRPr="00AC2E30">
        <w:rPr>
          <w:rFonts w:asciiTheme="majorBidi" w:hAnsiTheme="majorBidi" w:cstheme="majorBidi"/>
          <w:color w:val="000000" w:themeColor="text1"/>
        </w:rPr>
        <w:t>respectively</w:t>
      </w:r>
      <w:r w:rsidR="0094685F" w:rsidRPr="00AC2E30">
        <w:rPr>
          <w:rFonts w:asciiTheme="majorBidi" w:hAnsiTheme="majorBidi" w:cstheme="majorBidi"/>
          <w:color w:val="000000" w:themeColor="text1"/>
        </w:rPr>
        <w:t>,</w:t>
      </w:r>
      <w:r w:rsidR="00E33209" w:rsidRPr="00AC2E30">
        <w:rPr>
          <w:rFonts w:asciiTheme="majorBidi" w:hAnsiTheme="majorBidi" w:cstheme="majorBidi"/>
          <w:color w:val="000000" w:themeColor="text1"/>
        </w:rPr>
        <w:t xml:space="preserve"> </w:t>
      </w:r>
      <w:r w:rsidRPr="00AC2E30">
        <w:rPr>
          <w:rFonts w:asciiTheme="majorBidi" w:hAnsiTheme="majorBidi" w:cstheme="majorBidi"/>
          <w:color w:val="000000" w:themeColor="text1"/>
        </w:rPr>
        <w:t xml:space="preserve">in distinguishing between selected </w:t>
      </w:r>
      <w:r w:rsidR="00CF5B2C" w:rsidRPr="00AC2E30">
        <w:rPr>
          <w:rFonts w:asciiTheme="majorBidi" w:hAnsiTheme="majorBidi" w:cstheme="majorBidi"/>
          <w:color w:val="000000" w:themeColor="text1"/>
        </w:rPr>
        <w:t xml:space="preserve">drugs </w:t>
      </w:r>
      <w:r w:rsidR="00D956DB" w:rsidRPr="00AC2E30">
        <w:rPr>
          <w:rFonts w:asciiTheme="majorBidi" w:hAnsiTheme="majorBidi" w:cstheme="majorBidi"/>
          <w:color w:val="000000" w:themeColor="text1"/>
        </w:rPr>
        <w:t>(</w:t>
      </w:r>
      <w:r w:rsidR="00F3778E" w:rsidRPr="00AC2E30">
        <w:rPr>
          <w:rFonts w:asciiTheme="majorBidi" w:hAnsiTheme="majorBidi" w:cstheme="majorBidi"/>
          <w:color w:val="000000" w:themeColor="text1"/>
        </w:rPr>
        <w:t>F</w:t>
      </w:r>
      <w:r w:rsidR="00D956DB" w:rsidRPr="00AC2E30">
        <w:rPr>
          <w:rFonts w:asciiTheme="majorBidi" w:hAnsiTheme="majorBidi" w:cstheme="majorBidi"/>
          <w:color w:val="000000" w:themeColor="text1"/>
        </w:rPr>
        <w:t xml:space="preserve">igure </w:t>
      </w:r>
      <w:r w:rsidR="006D44F4" w:rsidRPr="00AC2E30">
        <w:rPr>
          <w:rFonts w:asciiTheme="majorBidi" w:hAnsiTheme="majorBidi" w:cstheme="majorBidi"/>
          <w:color w:val="000000" w:themeColor="text1"/>
        </w:rPr>
        <w:t>4</w:t>
      </w:r>
      <w:r w:rsidR="00D956DB" w:rsidRPr="00AC2E30">
        <w:rPr>
          <w:rFonts w:asciiTheme="majorBidi" w:hAnsiTheme="majorBidi" w:cstheme="majorBidi"/>
          <w:color w:val="000000" w:themeColor="text1"/>
        </w:rPr>
        <w:t>)</w:t>
      </w:r>
      <w:r w:rsidRPr="00AC2E30">
        <w:rPr>
          <w:rFonts w:asciiTheme="majorBidi" w:hAnsiTheme="majorBidi" w:cstheme="majorBidi"/>
          <w:color w:val="000000" w:themeColor="text1"/>
        </w:rPr>
        <w:t>.</w:t>
      </w:r>
    </w:p>
    <w:p w14:paraId="0D3A0C5C" w14:textId="444E6203" w:rsidR="00467024" w:rsidRPr="00AC2E30" w:rsidRDefault="007076E3" w:rsidP="006D44F4">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lastRenderedPageBreak/>
        <w:t xml:space="preserve">Table </w:t>
      </w:r>
      <w:r w:rsidR="00084CAF" w:rsidRPr="00AC2E30">
        <w:rPr>
          <w:rFonts w:asciiTheme="majorBidi" w:hAnsiTheme="majorBidi" w:cstheme="majorBidi"/>
          <w:color w:val="000000" w:themeColor="text1"/>
        </w:rPr>
        <w:t xml:space="preserve">2 </w:t>
      </w:r>
      <w:r w:rsidRPr="00AC2E30">
        <w:rPr>
          <w:rFonts w:asciiTheme="majorBidi" w:hAnsiTheme="majorBidi" w:cstheme="majorBidi"/>
          <w:color w:val="000000" w:themeColor="text1"/>
        </w:rPr>
        <w:t xml:space="preserve">illustrates </w:t>
      </w:r>
      <w:r w:rsidR="00CF5B2C" w:rsidRPr="00AC2E30">
        <w:rPr>
          <w:rFonts w:asciiTheme="majorBidi" w:hAnsiTheme="majorBidi" w:cstheme="majorBidi"/>
          <w:color w:val="000000" w:themeColor="text1"/>
        </w:rPr>
        <w:t xml:space="preserve">performance of </w:t>
      </w:r>
      <w:r w:rsidRPr="00AC2E30">
        <w:rPr>
          <w:rFonts w:asciiTheme="majorBidi" w:hAnsiTheme="majorBidi" w:cstheme="majorBidi"/>
          <w:color w:val="000000" w:themeColor="text1"/>
        </w:rPr>
        <w:t>the two DNN model</w:t>
      </w:r>
      <w:r w:rsidR="00CF5B2C"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on four best-classifying drugs: </w:t>
      </w:r>
      <w:r w:rsidR="00A417D4"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ulfonylureas, </w:t>
      </w:r>
      <w:r w:rsidR="00A417D4" w:rsidRPr="00AC2E30">
        <w:rPr>
          <w:rFonts w:asciiTheme="majorBidi" w:hAnsiTheme="majorBidi" w:cstheme="majorBidi"/>
          <w:color w:val="000000" w:themeColor="text1"/>
        </w:rPr>
        <w:t>a</w:t>
      </w:r>
      <w:r w:rsidRPr="00AC2E30">
        <w:rPr>
          <w:rFonts w:asciiTheme="majorBidi" w:hAnsiTheme="majorBidi" w:cstheme="majorBidi"/>
          <w:color w:val="000000" w:themeColor="text1"/>
        </w:rPr>
        <w:t xml:space="preserve">cetaminophen, </w:t>
      </w:r>
      <w:r w:rsidR="00A417D4" w:rsidRPr="00AC2E30">
        <w:rPr>
          <w:rFonts w:asciiTheme="majorBidi" w:hAnsiTheme="majorBidi" w:cstheme="majorBidi"/>
          <w:color w:val="000000" w:themeColor="text1"/>
        </w:rPr>
        <w:t>b</w:t>
      </w:r>
      <w:r w:rsidRPr="00AC2E30">
        <w:rPr>
          <w:rFonts w:asciiTheme="majorBidi" w:hAnsiTheme="majorBidi" w:cstheme="majorBidi"/>
          <w:color w:val="000000" w:themeColor="text1"/>
        </w:rPr>
        <w:t>enzodiazepines</w:t>
      </w:r>
      <w:r w:rsidR="001837CB"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and </w:t>
      </w:r>
      <w:r w:rsidR="00CA2717" w:rsidRPr="00AC2E30">
        <w:rPr>
          <w:rFonts w:asciiTheme="majorBidi" w:hAnsiTheme="majorBidi" w:cstheme="majorBidi"/>
          <w:color w:val="000000" w:themeColor="text1"/>
        </w:rPr>
        <w:t>a</w:t>
      </w:r>
      <w:r w:rsidRPr="00AC2E30">
        <w:rPr>
          <w:rFonts w:asciiTheme="majorBidi" w:hAnsiTheme="majorBidi" w:cstheme="majorBidi"/>
          <w:color w:val="000000" w:themeColor="text1"/>
        </w:rPr>
        <w:t xml:space="preserve">spirin. </w:t>
      </w:r>
      <w:r w:rsidR="003A067A" w:rsidRPr="00AC2E30">
        <w:rPr>
          <w:rFonts w:asciiTheme="majorBidi" w:hAnsiTheme="majorBidi" w:cstheme="majorBidi"/>
          <w:color w:val="000000" w:themeColor="text1"/>
        </w:rPr>
        <w:t>The Py</w:t>
      </w:r>
      <w:r w:rsidR="0035486E" w:rsidRPr="00AC2E30">
        <w:rPr>
          <w:rFonts w:asciiTheme="majorBidi" w:hAnsiTheme="majorBidi" w:cstheme="majorBidi"/>
          <w:color w:val="000000" w:themeColor="text1"/>
        </w:rPr>
        <w:t>Tor</w:t>
      </w:r>
      <w:r w:rsidR="003A067A" w:rsidRPr="00AC2E30">
        <w:rPr>
          <w:rFonts w:asciiTheme="majorBidi" w:hAnsiTheme="majorBidi" w:cstheme="majorBidi"/>
          <w:color w:val="000000" w:themeColor="text1"/>
        </w:rPr>
        <w:t xml:space="preserve">ch </w:t>
      </w:r>
      <w:r w:rsidR="005C735B" w:rsidRPr="00AC2E30">
        <w:rPr>
          <w:rFonts w:asciiTheme="majorBidi" w:hAnsiTheme="majorBidi" w:cstheme="majorBidi"/>
          <w:color w:val="000000" w:themeColor="text1"/>
        </w:rPr>
        <w:t xml:space="preserve">and Keras </w:t>
      </w:r>
      <w:r w:rsidR="003A067A" w:rsidRPr="00AC2E30">
        <w:rPr>
          <w:rFonts w:asciiTheme="majorBidi" w:hAnsiTheme="majorBidi" w:cstheme="majorBidi"/>
          <w:color w:val="000000" w:themeColor="text1"/>
        </w:rPr>
        <w:t>DNN</w:t>
      </w:r>
      <w:r w:rsidR="005C735B" w:rsidRPr="00AC2E30">
        <w:rPr>
          <w:rFonts w:asciiTheme="majorBidi" w:hAnsiTheme="majorBidi" w:cstheme="majorBidi"/>
          <w:color w:val="000000" w:themeColor="text1"/>
        </w:rPr>
        <w:t>s both</w:t>
      </w:r>
      <w:r w:rsidR="003A067A" w:rsidRPr="00AC2E30">
        <w:rPr>
          <w:rFonts w:asciiTheme="majorBidi" w:hAnsiTheme="majorBidi" w:cstheme="majorBidi"/>
          <w:color w:val="000000" w:themeColor="text1"/>
        </w:rPr>
        <w:t xml:space="preserve"> had </w:t>
      </w:r>
      <w:r w:rsidR="009447B2" w:rsidRPr="00AC2E30">
        <w:rPr>
          <w:rFonts w:asciiTheme="majorBidi" w:hAnsiTheme="majorBidi" w:cstheme="majorBidi"/>
          <w:color w:val="000000" w:themeColor="text1"/>
        </w:rPr>
        <w:t xml:space="preserve">the best performance in diagnosing </w:t>
      </w:r>
      <w:r w:rsidR="00A417D4" w:rsidRPr="00AC2E30">
        <w:rPr>
          <w:rFonts w:asciiTheme="majorBidi" w:hAnsiTheme="majorBidi" w:cstheme="majorBidi"/>
          <w:color w:val="000000" w:themeColor="text1"/>
        </w:rPr>
        <w:t>s</w:t>
      </w:r>
      <w:r w:rsidR="003A067A" w:rsidRPr="00AC2E30">
        <w:rPr>
          <w:rFonts w:asciiTheme="majorBidi" w:hAnsiTheme="majorBidi" w:cstheme="majorBidi"/>
          <w:color w:val="000000" w:themeColor="text1"/>
        </w:rPr>
        <w:t xml:space="preserve">ulfonylureas </w:t>
      </w:r>
      <w:r w:rsidR="007E21CC" w:rsidRPr="00AC2E30">
        <w:rPr>
          <w:rFonts w:asciiTheme="majorBidi" w:hAnsiTheme="majorBidi" w:cstheme="majorBidi"/>
          <w:color w:val="000000" w:themeColor="text1"/>
        </w:rPr>
        <w:t>exposure</w:t>
      </w:r>
      <w:r w:rsidR="003A067A" w:rsidRPr="00AC2E30">
        <w:rPr>
          <w:rFonts w:asciiTheme="majorBidi" w:hAnsiTheme="majorBidi" w:cstheme="majorBidi"/>
          <w:color w:val="000000" w:themeColor="text1"/>
        </w:rPr>
        <w:t xml:space="preserve">, </w:t>
      </w:r>
      <w:r w:rsidR="00F9781C" w:rsidRPr="00AC2E30">
        <w:rPr>
          <w:rFonts w:asciiTheme="majorBidi" w:hAnsiTheme="majorBidi" w:cstheme="majorBidi"/>
          <w:color w:val="000000" w:themeColor="text1"/>
        </w:rPr>
        <w:t xml:space="preserve">followed by </w:t>
      </w:r>
      <w:r w:rsidR="00A417D4" w:rsidRPr="00AC2E30">
        <w:rPr>
          <w:rFonts w:asciiTheme="majorBidi" w:hAnsiTheme="majorBidi" w:cstheme="majorBidi"/>
          <w:color w:val="000000" w:themeColor="text1"/>
        </w:rPr>
        <w:t>a</w:t>
      </w:r>
      <w:r w:rsidR="007F5F32" w:rsidRPr="00AC2E30">
        <w:rPr>
          <w:rFonts w:asciiTheme="majorBidi" w:hAnsiTheme="majorBidi" w:cstheme="majorBidi"/>
          <w:color w:val="000000" w:themeColor="text1"/>
        </w:rPr>
        <w:t>cetaminophen</w:t>
      </w:r>
      <w:r w:rsidR="009447B2" w:rsidRPr="00AC2E30">
        <w:rPr>
          <w:rFonts w:asciiTheme="majorBidi" w:hAnsiTheme="majorBidi" w:cstheme="majorBidi"/>
          <w:color w:val="000000" w:themeColor="text1"/>
        </w:rPr>
        <w:t xml:space="preserve">, </w:t>
      </w:r>
      <w:r w:rsidR="00A417D4" w:rsidRPr="00AC2E30">
        <w:rPr>
          <w:rFonts w:asciiTheme="majorBidi" w:hAnsiTheme="majorBidi" w:cstheme="majorBidi"/>
          <w:color w:val="000000" w:themeColor="text1"/>
        </w:rPr>
        <w:t>b</w:t>
      </w:r>
      <w:r w:rsidR="00292EE2" w:rsidRPr="00AC2E30">
        <w:rPr>
          <w:rFonts w:asciiTheme="majorBidi" w:hAnsiTheme="majorBidi" w:cstheme="majorBidi"/>
          <w:color w:val="000000" w:themeColor="text1"/>
        </w:rPr>
        <w:t xml:space="preserve">enzodiazepines, </w:t>
      </w:r>
      <w:r w:rsidR="005C735B" w:rsidRPr="00AC2E30">
        <w:rPr>
          <w:rFonts w:asciiTheme="majorBidi" w:hAnsiTheme="majorBidi" w:cstheme="majorBidi"/>
          <w:color w:val="000000" w:themeColor="text1"/>
        </w:rPr>
        <w:t xml:space="preserve">then </w:t>
      </w:r>
      <w:r w:rsidR="00CA2717" w:rsidRPr="00AC2E30">
        <w:rPr>
          <w:rFonts w:asciiTheme="majorBidi" w:hAnsiTheme="majorBidi" w:cstheme="majorBidi"/>
          <w:color w:val="000000" w:themeColor="text1"/>
        </w:rPr>
        <w:t>a</w:t>
      </w:r>
      <w:r w:rsidR="004E0377" w:rsidRPr="00AC2E30">
        <w:rPr>
          <w:rFonts w:asciiTheme="majorBidi" w:hAnsiTheme="majorBidi" w:cstheme="majorBidi"/>
          <w:color w:val="000000" w:themeColor="text1"/>
        </w:rPr>
        <w:t>spirin</w:t>
      </w:r>
      <w:r w:rsidR="00577517" w:rsidRPr="00AC2E30">
        <w:rPr>
          <w:rFonts w:asciiTheme="majorBidi" w:hAnsiTheme="majorBidi" w:cstheme="majorBidi"/>
          <w:color w:val="000000" w:themeColor="text1"/>
        </w:rPr>
        <w:t>.</w:t>
      </w:r>
      <w:r w:rsidR="003A067A" w:rsidRPr="00AC2E30">
        <w:rPr>
          <w:rFonts w:asciiTheme="majorBidi" w:hAnsiTheme="majorBidi" w:cstheme="majorBidi"/>
          <w:color w:val="000000" w:themeColor="text1"/>
        </w:rPr>
        <w:t xml:space="preserve"> </w:t>
      </w:r>
      <w:r w:rsidR="00CA3C50" w:rsidRPr="00AC2E30">
        <w:rPr>
          <w:rFonts w:asciiTheme="majorBidi" w:hAnsiTheme="majorBidi" w:cstheme="majorBidi"/>
          <w:color w:val="000000" w:themeColor="text1"/>
        </w:rPr>
        <w:t>Figure</w:t>
      </w:r>
      <w:r w:rsidR="001837CB" w:rsidRPr="00AC2E30">
        <w:rPr>
          <w:rFonts w:asciiTheme="majorBidi" w:hAnsiTheme="majorBidi" w:cstheme="majorBidi"/>
          <w:color w:val="000000" w:themeColor="text1"/>
        </w:rPr>
        <w:t>s</w:t>
      </w:r>
      <w:r w:rsidR="009447B2" w:rsidRPr="00AC2E30">
        <w:rPr>
          <w:rFonts w:asciiTheme="majorBidi" w:hAnsiTheme="majorBidi" w:cstheme="majorBidi"/>
          <w:color w:val="000000" w:themeColor="text1"/>
        </w:rPr>
        <w:t xml:space="preserve"> </w:t>
      </w:r>
      <w:r w:rsidR="006D44F4" w:rsidRPr="00AC2E30">
        <w:rPr>
          <w:rFonts w:asciiTheme="majorBidi" w:hAnsiTheme="majorBidi" w:cstheme="majorBidi"/>
          <w:color w:val="000000" w:themeColor="text1"/>
        </w:rPr>
        <w:t xml:space="preserve">3 </w:t>
      </w:r>
      <w:r w:rsidR="00E7352B" w:rsidRPr="00AC2E30">
        <w:rPr>
          <w:rFonts w:asciiTheme="majorBidi" w:hAnsiTheme="majorBidi" w:cstheme="majorBidi"/>
          <w:color w:val="000000" w:themeColor="text1"/>
        </w:rPr>
        <w:t xml:space="preserve">and </w:t>
      </w:r>
      <w:r w:rsidR="006D44F4" w:rsidRPr="00AC2E30">
        <w:rPr>
          <w:rFonts w:asciiTheme="majorBidi" w:hAnsiTheme="majorBidi" w:cstheme="majorBidi"/>
          <w:color w:val="000000" w:themeColor="text1"/>
        </w:rPr>
        <w:t xml:space="preserve">4 </w:t>
      </w:r>
      <w:r w:rsidR="00E7352B" w:rsidRPr="00AC2E30">
        <w:rPr>
          <w:rFonts w:asciiTheme="majorBidi" w:hAnsiTheme="majorBidi" w:cstheme="majorBidi"/>
          <w:color w:val="000000" w:themeColor="text1"/>
        </w:rPr>
        <w:t xml:space="preserve">show performance </w:t>
      </w:r>
      <w:r w:rsidR="009447B2" w:rsidRPr="00AC2E30">
        <w:rPr>
          <w:rFonts w:asciiTheme="majorBidi" w:hAnsiTheme="majorBidi" w:cstheme="majorBidi"/>
          <w:color w:val="000000" w:themeColor="text1"/>
        </w:rPr>
        <w:t xml:space="preserve">of the </w:t>
      </w:r>
      <w:r w:rsidR="00E7352B" w:rsidRPr="00AC2E30">
        <w:rPr>
          <w:rFonts w:asciiTheme="majorBidi" w:hAnsiTheme="majorBidi" w:cstheme="majorBidi"/>
          <w:color w:val="000000" w:themeColor="text1"/>
        </w:rPr>
        <w:t xml:space="preserve">two </w:t>
      </w:r>
      <w:r w:rsidR="009447B2" w:rsidRPr="00AC2E30">
        <w:rPr>
          <w:rFonts w:asciiTheme="majorBidi" w:hAnsiTheme="majorBidi" w:cstheme="majorBidi"/>
          <w:color w:val="000000" w:themeColor="text1"/>
        </w:rPr>
        <w:t>model</w:t>
      </w:r>
      <w:r w:rsidR="00E7352B" w:rsidRPr="00AC2E30">
        <w:rPr>
          <w:rFonts w:asciiTheme="majorBidi" w:hAnsiTheme="majorBidi" w:cstheme="majorBidi"/>
          <w:color w:val="000000" w:themeColor="text1"/>
        </w:rPr>
        <w:t>s</w:t>
      </w:r>
      <w:r w:rsidR="009447B2" w:rsidRPr="00AC2E30">
        <w:rPr>
          <w:rFonts w:asciiTheme="majorBidi" w:hAnsiTheme="majorBidi" w:cstheme="majorBidi"/>
          <w:color w:val="000000" w:themeColor="text1"/>
        </w:rPr>
        <w:t xml:space="preserve"> on the </w:t>
      </w:r>
      <w:r w:rsidR="00125997" w:rsidRPr="00AC2E30">
        <w:rPr>
          <w:rFonts w:asciiTheme="majorBidi" w:hAnsiTheme="majorBidi" w:cstheme="majorBidi"/>
          <w:color w:val="000000" w:themeColor="text1"/>
        </w:rPr>
        <w:t>eight</w:t>
      </w:r>
      <w:r w:rsidR="009447B2" w:rsidRPr="00AC2E30">
        <w:rPr>
          <w:rFonts w:asciiTheme="majorBidi" w:hAnsiTheme="majorBidi" w:cstheme="majorBidi"/>
          <w:color w:val="000000" w:themeColor="text1"/>
        </w:rPr>
        <w:t xml:space="preserve"> drug products</w:t>
      </w:r>
      <w:r w:rsidR="00E7352B" w:rsidRPr="00AC2E30">
        <w:rPr>
          <w:rFonts w:asciiTheme="majorBidi" w:hAnsiTheme="majorBidi" w:cstheme="majorBidi"/>
          <w:color w:val="000000" w:themeColor="text1"/>
        </w:rPr>
        <w:t>.</w:t>
      </w:r>
      <w:r w:rsidR="009447B2" w:rsidRPr="00AC2E30">
        <w:rPr>
          <w:rFonts w:asciiTheme="majorBidi" w:hAnsiTheme="majorBidi" w:cstheme="majorBidi"/>
          <w:color w:val="000000" w:themeColor="text1"/>
        </w:rPr>
        <w:t xml:space="preserve"> </w:t>
      </w:r>
      <w:r w:rsidR="00AC5609" w:rsidRPr="00AC2E30">
        <w:rPr>
          <w:rFonts w:asciiTheme="majorBidi" w:hAnsiTheme="majorBidi" w:cstheme="majorBidi"/>
          <w:color w:val="000000" w:themeColor="text1"/>
        </w:rPr>
        <w:t>S</w:t>
      </w:r>
      <w:r w:rsidR="009447B2" w:rsidRPr="00AC2E30">
        <w:rPr>
          <w:rFonts w:asciiTheme="majorBidi" w:hAnsiTheme="majorBidi" w:cstheme="majorBidi"/>
          <w:color w:val="000000" w:themeColor="text1"/>
        </w:rPr>
        <w:t xml:space="preserve">core matrices show </w:t>
      </w:r>
      <w:r w:rsidR="00E7352B" w:rsidRPr="00AC2E30">
        <w:rPr>
          <w:rFonts w:asciiTheme="majorBidi" w:hAnsiTheme="majorBidi" w:cstheme="majorBidi"/>
          <w:color w:val="000000" w:themeColor="text1"/>
        </w:rPr>
        <w:t xml:space="preserve">specificity, </w:t>
      </w:r>
      <w:r w:rsidR="009447B2" w:rsidRPr="00AC2E30">
        <w:rPr>
          <w:rFonts w:asciiTheme="majorBidi" w:hAnsiTheme="majorBidi" w:cstheme="majorBidi"/>
          <w:color w:val="000000" w:themeColor="text1"/>
        </w:rPr>
        <w:t>precision, recall, mean (F1</w:t>
      </w:r>
      <w:r w:rsidR="00E7352B" w:rsidRPr="00AC2E30">
        <w:rPr>
          <w:rFonts w:asciiTheme="majorBidi" w:hAnsiTheme="majorBidi" w:cstheme="majorBidi"/>
          <w:color w:val="000000" w:themeColor="text1"/>
        </w:rPr>
        <w:t>-</w:t>
      </w:r>
      <w:r w:rsidR="009447B2" w:rsidRPr="00AC2E30">
        <w:rPr>
          <w:rFonts w:asciiTheme="majorBidi" w:hAnsiTheme="majorBidi" w:cstheme="majorBidi"/>
          <w:color w:val="000000" w:themeColor="text1"/>
        </w:rPr>
        <w:t xml:space="preserve">score), and accuracy for each product. For example, for </w:t>
      </w:r>
      <w:r w:rsidR="00A417D4" w:rsidRPr="00AC2E30">
        <w:rPr>
          <w:rFonts w:asciiTheme="majorBidi" w:hAnsiTheme="majorBidi" w:cstheme="majorBidi"/>
          <w:color w:val="000000" w:themeColor="text1"/>
        </w:rPr>
        <w:t>s</w:t>
      </w:r>
      <w:r w:rsidR="007F5F32" w:rsidRPr="00AC2E30">
        <w:rPr>
          <w:rFonts w:asciiTheme="majorBidi" w:hAnsiTheme="majorBidi" w:cstheme="majorBidi"/>
          <w:color w:val="000000" w:themeColor="text1"/>
        </w:rPr>
        <w:t>ulfonylureas</w:t>
      </w:r>
      <w:r w:rsidR="009447B2" w:rsidRPr="00AC2E30">
        <w:rPr>
          <w:rFonts w:asciiTheme="majorBidi" w:hAnsiTheme="majorBidi" w:cstheme="majorBidi"/>
          <w:color w:val="000000" w:themeColor="text1"/>
        </w:rPr>
        <w:t xml:space="preserve"> (Product </w:t>
      </w:r>
      <w:r w:rsidR="007724D2" w:rsidRPr="00AC2E30">
        <w:rPr>
          <w:rFonts w:asciiTheme="majorBidi" w:hAnsiTheme="majorBidi" w:cstheme="majorBidi"/>
          <w:color w:val="000000" w:themeColor="text1"/>
        </w:rPr>
        <w:t>7</w:t>
      </w:r>
      <w:r w:rsidR="009447B2" w:rsidRPr="00AC2E30">
        <w:rPr>
          <w:rFonts w:asciiTheme="majorBidi" w:hAnsiTheme="majorBidi" w:cstheme="majorBidi"/>
          <w:color w:val="000000" w:themeColor="text1"/>
        </w:rPr>
        <w:t xml:space="preserve">) in the </w:t>
      </w:r>
      <w:r w:rsidR="005C735B" w:rsidRPr="00AC2E30">
        <w:rPr>
          <w:rFonts w:asciiTheme="majorBidi" w:hAnsiTheme="majorBidi" w:cstheme="majorBidi"/>
          <w:color w:val="000000" w:themeColor="text1"/>
        </w:rPr>
        <w:t xml:space="preserve">testing set </w:t>
      </w:r>
      <w:r w:rsidR="00AC5609" w:rsidRPr="00AC2E30">
        <w:rPr>
          <w:rFonts w:asciiTheme="majorBidi" w:hAnsiTheme="majorBidi" w:cstheme="majorBidi"/>
          <w:color w:val="000000" w:themeColor="text1"/>
        </w:rPr>
        <w:t xml:space="preserve">score matrix </w:t>
      </w:r>
      <w:r w:rsidR="00E7352B" w:rsidRPr="00AC2E30">
        <w:rPr>
          <w:rFonts w:asciiTheme="majorBidi" w:hAnsiTheme="majorBidi" w:cstheme="majorBidi"/>
          <w:color w:val="000000" w:themeColor="text1"/>
        </w:rPr>
        <w:t>(Fi</w:t>
      </w:r>
      <w:r w:rsidR="00E7352B" w:rsidRPr="00AC2E30">
        <w:rPr>
          <w:rFonts w:asciiTheme="majorBidi" w:hAnsiTheme="majorBidi" w:cstheme="majorBidi"/>
          <w:color w:val="000000" w:themeColor="text1"/>
        </w:rPr>
        <w:t>g</w:t>
      </w:r>
      <w:r w:rsidR="00E7352B" w:rsidRPr="00AC2E30">
        <w:rPr>
          <w:rFonts w:asciiTheme="majorBidi" w:hAnsiTheme="majorBidi" w:cstheme="majorBidi"/>
          <w:color w:val="000000" w:themeColor="text1"/>
        </w:rPr>
        <w:t xml:space="preserve">ure </w:t>
      </w:r>
      <w:r w:rsidR="006D44F4" w:rsidRPr="00AC2E30">
        <w:rPr>
          <w:rFonts w:asciiTheme="majorBidi" w:hAnsiTheme="majorBidi" w:cstheme="majorBidi"/>
          <w:color w:val="000000" w:themeColor="text1"/>
        </w:rPr>
        <w:t>3</w:t>
      </w:r>
      <w:r w:rsidR="00E7352B" w:rsidRPr="00AC2E30">
        <w:rPr>
          <w:rFonts w:asciiTheme="majorBidi" w:hAnsiTheme="majorBidi" w:cstheme="majorBidi"/>
          <w:color w:val="000000" w:themeColor="text1"/>
        </w:rPr>
        <w:t>)</w:t>
      </w:r>
      <w:r w:rsidR="009447B2" w:rsidRPr="00AC2E30">
        <w:rPr>
          <w:rFonts w:asciiTheme="majorBidi" w:hAnsiTheme="majorBidi" w:cstheme="majorBidi"/>
          <w:color w:val="000000" w:themeColor="text1"/>
        </w:rPr>
        <w:t>,</w:t>
      </w:r>
      <w:r w:rsidR="001837CB" w:rsidRPr="00AC2E30">
        <w:rPr>
          <w:rFonts w:asciiTheme="majorBidi" w:hAnsiTheme="majorBidi" w:cstheme="majorBidi"/>
          <w:color w:val="000000" w:themeColor="text1"/>
        </w:rPr>
        <w:t xml:space="preserve"> </w:t>
      </w:r>
      <w:r w:rsidR="009447B2" w:rsidRPr="00AC2E30">
        <w:rPr>
          <w:rFonts w:asciiTheme="majorBidi" w:hAnsiTheme="majorBidi" w:cstheme="majorBidi"/>
          <w:color w:val="000000" w:themeColor="text1"/>
        </w:rPr>
        <w:t xml:space="preserve">precision of </w:t>
      </w:r>
      <w:r w:rsidR="00E7352B" w:rsidRPr="00AC2E30">
        <w:rPr>
          <w:rFonts w:asciiTheme="majorBidi" w:hAnsiTheme="majorBidi" w:cstheme="majorBidi"/>
          <w:color w:val="000000" w:themeColor="text1"/>
        </w:rPr>
        <w:t>0.906</w:t>
      </w:r>
      <w:r w:rsidR="00341A85" w:rsidRPr="00AC2E30">
        <w:rPr>
          <w:rFonts w:asciiTheme="majorBidi" w:hAnsiTheme="majorBidi" w:cstheme="majorBidi"/>
          <w:color w:val="000000" w:themeColor="text1"/>
        </w:rPr>
        <w:t xml:space="preserve"> </w:t>
      </w:r>
      <w:r w:rsidR="009447B2" w:rsidRPr="00AC2E30">
        <w:rPr>
          <w:rFonts w:asciiTheme="majorBidi" w:hAnsiTheme="majorBidi" w:cstheme="majorBidi"/>
          <w:color w:val="000000" w:themeColor="text1"/>
        </w:rPr>
        <w:t xml:space="preserve">means </w:t>
      </w:r>
      <w:r w:rsidR="00E7352B" w:rsidRPr="00AC2E30">
        <w:rPr>
          <w:rFonts w:asciiTheme="majorBidi" w:hAnsiTheme="majorBidi" w:cstheme="majorBidi"/>
          <w:color w:val="000000" w:themeColor="text1"/>
        </w:rPr>
        <w:t>90.6% of</w:t>
      </w:r>
      <w:r w:rsidR="00D31D34" w:rsidRPr="00AC2E30">
        <w:rPr>
          <w:rFonts w:asciiTheme="majorBidi" w:hAnsiTheme="majorBidi" w:cstheme="majorBidi"/>
          <w:color w:val="000000" w:themeColor="text1"/>
        </w:rPr>
        <w:t xml:space="preserve"> testing</w:t>
      </w:r>
      <w:r w:rsidR="00E7352B" w:rsidRPr="00AC2E30">
        <w:rPr>
          <w:rFonts w:asciiTheme="majorBidi" w:hAnsiTheme="majorBidi" w:cstheme="majorBidi"/>
          <w:color w:val="000000" w:themeColor="text1"/>
        </w:rPr>
        <w:t xml:space="preserve"> </w:t>
      </w:r>
      <w:r w:rsidR="00D31D34" w:rsidRPr="00AC2E30">
        <w:rPr>
          <w:rFonts w:asciiTheme="majorBidi" w:hAnsiTheme="majorBidi" w:cstheme="majorBidi"/>
          <w:color w:val="000000" w:themeColor="text1"/>
        </w:rPr>
        <w:t>cases predicted as due to sulfonylureas</w:t>
      </w:r>
      <w:r w:rsidR="00E7352B" w:rsidRPr="00AC2E30">
        <w:rPr>
          <w:rFonts w:asciiTheme="majorBidi" w:hAnsiTheme="majorBidi" w:cstheme="majorBidi"/>
          <w:color w:val="000000" w:themeColor="text1"/>
        </w:rPr>
        <w:t xml:space="preserve"> </w:t>
      </w:r>
      <w:r w:rsidR="00D31D34" w:rsidRPr="00AC2E30">
        <w:rPr>
          <w:rFonts w:asciiTheme="majorBidi" w:hAnsiTheme="majorBidi" w:cstheme="majorBidi"/>
          <w:color w:val="000000" w:themeColor="text1"/>
        </w:rPr>
        <w:t xml:space="preserve">are </w:t>
      </w:r>
      <w:r w:rsidR="00E7352B" w:rsidRPr="00AC2E30">
        <w:rPr>
          <w:rFonts w:asciiTheme="majorBidi" w:hAnsiTheme="majorBidi" w:cstheme="majorBidi"/>
          <w:color w:val="000000" w:themeColor="text1"/>
        </w:rPr>
        <w:t>co</w:t>
      </w:r>
      <w:r w:rsidR="00E7352B" w:rsidRPr="00AC2E30">
        <w:rPr>
          <w:rFonts w:asciiTheme="majorBidi" w:hAnsiTheme="majorBidi" w:cstheme="majorBidi"/>
          <w:color w:val="000000" w:themeColor="text1"/>
        </w:rPr>
        <w:t>r</w:t>
      </w:r>
      <w:r w:rsidR="00E7352B" w:rsidRPr="00AC2E30">
        <w:rPr>
          <w:rFonts w:asciiTheme="majorBidi" w:hAnsiTheme="majorBidi" w:cstheme="majorBidi"/>
          <w:color w:val="000000" w:themeColor="text1"/>
        </w:rPr>
        <w:t xml:space="preserve">rect. </w:t>
      </w:r>
      <w:r w:rsidR="009447B2" w:rsidRPr="00AC2E30">
        <w:rPr>
          <w:rFonts w:asciiTheme="majorBidi" w:hAnsiTheme="majorBidi" w:cstheme="majorBidi"/>
          <w:color w:val="000000" w:themeColor="text1"/>
        </w:rPr>
        <w:t xml:space="preserve">Accuracy of </w:t>
      </w:r>
      <w:r w:rsidR="00E7352B" w:rsidRPr="00AC2E30">
        <w:rPr>
          <w:rFonts w:asciiTheme="majorBidi" w:hAnsiTheme="majorBidi" w:cstheme="majorBidi"/>
          <w:color w:val="000000" w:themeColor="text1"/>
        </w:rPr>
        <w:t>0.755</w:t>
      </w:r>
      <w:r w:rsidR="00645421" w:rsidRPr="00AC2E30">
        <w:rPr>
          <w:rFonts w:asciiTheme="majorBidi" w:hAnsiTheme="majorBidi" w:cstheme="majorBidi"/>
          <w:color w:val="000000" w:themeColor="text1"/>
        </w:rPr>
        <w:t xml:space="preserve"> </w:t>
      </w:r>
      <w:r w:rsidR="009447B2" w:rsidRPr="00AC2E30">
        <w:rPr>
          <w:rFonts w:asciiTheme="majorBidi" w:hAnsiTheme="majorBidi" w:cstheme="majorBidi"/>
          <w:color w:val="000000" w:themeColor="text1"/>
        </w:rPr>
        <w:t xml:space="preserve">indicates </w:t>
      </w:r>
      <w:r w:rsidR="00E7352B" w:rsidRPr="00AC2E30">
        <w:rPr>
          <w:rFonts w:asciiTheme="majorBidi" w:hAnsiTheme="majorBidi" w:cstheme="majorBidi"/>
          <w:color w:val="000000" w:themeColor="text1"/>
        </w:rPr>
        <w:t>75.5%</w:t>
      </w:r>
      <w:r w:rsidR="009447B2" w:rsidRPr="00AC2E30">
        <w:rPr>
          <w:rFonts w:asciiTheme="majorBidi" w:hAnsiTheme="majorBidi" w:cstheme="majorBidi"/>
          <w:color w:val="000000" w:themeColor="text1"/>
        </w:rPr>
        <w:t xml:space="preserve"> of cases were classified by the model correctly among all test</w:t>
      </w:r>
      <w:r w:rsidR="00D31D34" w:rsidRPr="00AC2E30">
        <w:rPr>
          <w:rFonts w:asciiTheme="majorBidi" w:hAnsiTheme="majorBidi" w:cstheme="majorBidi"/>
          <w:color w:val="000000" w:themeColor="text1"/>
        </w:rPr>
        <w:t>ing</w:t>
      </w:r>
      <w:r w:rsidR="009447B2" w:rsidRPr="00AC2E30">
        <w:rPr>
          <w:rFonts w:asciiTheme="majorBidi" w:hAnsiTheme="majorBidi" w:cstheme="majorBidi"/>
          <w:color w:val="000000" w:themeColor="text1"/>
        </w:rPr>
        <w:t xml:space="preserve"> cases.</w:t>
      </w:r>
    </w:p>
    <w:p w14:paraId="15326F62" w14:textId="50F12F5D" w:rsidR="00E66F29" w:rsidRPr="00AC2E30" w:rsidRDefault="003A067A"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 xml:space="preserve">Table </w:t>
      </w:r>
      <w:r w:rsidR="00084CAF" w:rsidRPr="00AC2E30">
        <w:rPr>
          <w:rFonts w:asciiTheme="majorBidi" w:hAnsiTheme="majorBidi" w:cstheme="majorBidi"/>
          <w:color w:val="000000" w:themeColor="text1"/>
        </w:rPr>
        <w:t xml:space="preserve">3 </w:t>
      </w:r>
      <w:r w:rsidR="008C376C" w:rsidRPr="00AC2E30">
        <w:rPr>
          <w:rFonts w:asciiTheme="majorBidi" w:hAnsiTheme="majorBidi" w:cstheme="majorBidi"/>
          <w:color w:val="000000" w:themeColor="text1"/>
        </w:rPr>
        <w:t>displays</w:t>
      </w:r>
      <w:r w:rsidR="0035486E" w:rsidRPr="00AC2E30">
        <w:rPr>
          <w:rFonts w:asciiTheme="majorBidi" w:hAnsiTheme="majorBidi" w:cstheme="majorBidi"/>
          <w:color w:val="000000" w:themeColor="text1"/>
        </w:rPr>
        <w:t xml:space="preserve"> mean F1</w:t>
      </w:r>
      <w:r w:rsidR="00CD1962" w:rsidRPr="00AC2E30">
        <w:rPr>
          <w:rFonts w:asciiTheme="majorBidi" w:hAnsiTheme="majorBidi" w:cstheme="majorBidi"/>
          <w:color w:val="000000" w:themeColor="text1"/>
        </w:rPr>
        <w:t>-</w:t>
      </w:r>
      <w:r w:rsidR="0035486E" w:rsidRPr="00AC2E30">
        <w:rPr>
          <w:rFonts w:asciiTheme="majorBidi" w:hAnsiTheme="majorBidi" w:cstheme="majorBidi"/>
          <w:color w:val="000000" w:themeColor="text1"/>
        </w:rPr>
        <w:t>scores</w:t>
      </w:r>
      <w:r w:rsidRPr="00AC2E30">
        <w:rPr>
          <w:rFonts w:asciiTheme="majorBidi" w:hAnsiTheme="majorBidi" w:cstheme="majorBidi"/>
          <w:color w:val="000000" w:themeColor="text1"/>
        </w:rPr>
        <w:t xml:space="preserve"> </w:t>
      </w:r>
      <w:r w:rsidR="008C376C" w:rsidRPr="00AC2E30">
        <w:rPr>
          <w:rFonts w:asciiTheme="majorBidi" w:hAnsiTheme="majorBidi" w:cstheme="majorBidi"/>
          <w:color w:val="000000" w:themeColor="text1"/>
        </w:rPr>
        <w:t xml:space="preserve">and overall accuracy </w:t>
      </w:r>
      <w:r w:rsidRPr="00AC2E30">
        <w:rPr>
          <w:rFonts w:asciiTheme="majorBidi" w:hAnsiTheme="majorBidi" w:cstheme="majorBidi"/>
          <w:color w:val="000000" w:themeColor="text1"/>
        </w:rPr>
        <w:t xml:space="preserve">for </w:t>
      </w:r>
      <w:r w:rsidR="008C376C" w:rsidRPr="00AC2E30">
        <w:rPr>
          <w:rFonts w:asciiTheme="majorBidi" w:hAnsiTheme="majorBidi" w:cstheme="majorBidi"/>
          <w:color w:val="000000" w:themeColor="text1"/>
        </w:rPr>
        <w:t>drug products</w:t>
      </w:r>
      <w:r w:rsidRPr="00AC2E30">
        <w:rPr>
          <w:rFonts w:asciiTheme="majorBidi" w:hAnsiTheme="majorBidi" w:cstheme="majorBidi"/>
          <w:color w:val="000000" w:themeColor="text1"/>
        </w:rPr>
        <w:t xml:space="preserve"> for the </w:t>
      </w:r>
      <w:r w:rsidR="009521D5" w:rsidRPr="00AC2E30">
        <w:rPr>
          <w:rFonts w:asciiTheme="majorBidi" w:hAnsiTheme="majorBidi" w:cstheme="majorBidi"/>
          <w:color w:val="000000" w:themeColor="text1"/>
        </w:rPr>
        <w:t>two</w:t>
      </w:r>
      <w:r w:rsidRPr="00AC2E30">
        <w:rPr>
          <w:rFonts w:asciiTheme="majorBidi" w:hAnsiTheme="majorBidi" w:cstheme="majorBidi"/>
          <w:color w:val="000000" w:themeColor="text1"/>
        </w:rPr>
        <w:t xml:space="preserve"> </w:t>
      </w:r>
      <w:r w:rsidR="0035486E" w:rsidRPr="00AC2E30">
        <w:rPr>
          <w:rFonts w:asciiTheme="majorBidi" w:hAnsiTheme="majorBidi" w:cstheme="majorBidi"/>
          <w:color w:val="000000" w:themeColor="text1"/>
        </w:rPr>
        <w:t xml:space="preserve">DNN </w:t>
      </w:r>
      <w:r w:rsidRPr="00AC2E30">
        <w:rPr>
          <w:rFonts w:asciiTheme="majorBidi" w:hAnsiTheme="majorBidi" w:cstheme="majorBidi"/>
          <w:color w:val="000000" w:themeColor="text1"/>
        </w:rPr>
        <w:t xml:space="preserve">models. </w:t>
      </w:r>
      <w:r w:rsidR="00D31D34" w:rsidRPr="00AC2E30">
        <w:rPr>
          <w:rFonts w:asciiTheme="majorBidi" w:hAnsiTheme="majorBidi" w:cstheme="majorBidi"/>
          <w:color w:val="000000" w:themeColor="text1"/>
        </w:rPr>
        <w:t xml:space="preserve">Both models </w:t>
      </w:r>
      <w:r w:rsidRPr="00AC2E30">
        <w:rPr>
          <w:rFonts w:asciiTheme="majorBidi" w:hAnsiTheme="majorBidi" w:cstheme="majorBidi"/>
          <w:color w:val="000000" w:themeColor="text1"/>
        </w:rPr>
        <w:t xml:space="preserve">had </w:t>
      </w:r>
      <w:r w:rsidR="00D31D34" w:rsidRPr="00AC2E30">
        <w:rPr>
          <w:rFonts w:asciiTheme="majorBidi" w:hAnsiTheme="majorBidi" w:cstheme="majorBidi"/>
          <w:color w:val="000000" w:themeColor="text1"/>
        </w:rPr>
        <w:t xml:space="preserve">the </w:t>
      </w:r>
      <w:r w:rsidRPr="00AC2E30">
        <w:rPr>
          <w:rFonts w:asciiTheme="majorBidi" w:hAnsiTheme="majorBidi" w:cstheme="majorBidi"/>
          <w:color w:val="000000" w:themeColor="text1"/>
        </w:rPr>
        <w:t>high</w:t>
      </w:r>
      <w:r w:rsidR="00D31D34" w:rsidRPr="00AC2E30">
        <w:rPr>
          <w:rFonts w:asciiTheme="majorBidi" w:hAnsiTheme="majorBidi" w:cstheme="majorBidi"/>
          <w:color w:val="000000" w:themeColor="text1"/>
        </w:rPr>
        <w:t>est</w:t>
      </w:r>
      <w:r w:rsidRPr="00AC2E30">
        <w:rPr>
          <w:rFonts w:asciiTheme="majorBidi" w:hAnsiTheme="majorBidi" w:cstheme="majorBidi"/>
          <w:color w:val="000000" w:themeColor="text1"/>
        </w:rPr>
        <w:t xml:space="preserve"> accuracy in diagnosing poisoning by </w:t>
      </w:r>
      <w:r w:rsidR="00D31D34" w:rsidRPr="00AC2E30">
        <w:rPr>
          <w:rFonts w:asciiTheme="majorBidi" w:hAnsiTheme="majorBidi" w:cstheme="majorBidi"/>
          <w:color w:val="000000" w:themeColor="text1"/>
        </w:rPr>
        <w:t xml:space="preserve">sulfonylureas, then </w:t>
      </w:r>
      <w:r w:rsidR="0091241A" w:rsidRPr="00AC2E30">
        <w:rPr>
          <w:rFonts w:asciiTheme="majorBidi" w:hAnsiTheme="majorBidi" w:cstheme="majorBidi"/>
          <w:color w:val="000000" w:themeColor="text1"/>
        </w:rPr>
        <w:t>a</w:t>
      </w:r>
      <w:r w:rsidR="007F5F32" w:rsidRPr="00AC2E30">
        <w:rPr>
          <w:rFonts w:asciiTheme="majorBidi" w:hAnsiTheme="majorBidi" w:cstheme="majorBidi"/>
          <w:color w:val="000000" w:themeColor="text1"/>
        </w:rPr>
        <w:t>cetaminophen</w:t>
      </w:r>
      <w:r w:rsidRPr="00AC2E30">
        <w:rPr>
          <w:rFonts w:asciiTheme="majorBidi" w:hAnsiTheme="majorBidi" w:cstheme="majorBidi"/>
          <w:color w:val="000000" w:themeColor="text1"/>
        </w:rPr>
        <w:t xml:space="preserve">, </w:t>
      </w:r>
      <w:r w:rsidR="0091241A" w:rsidRPr="00AC2E30">
        <w:rPr>
          <w:rFonts w:asciiTheme="majorBidi" w:hAnsiTheme="majorBidi" w:cstheme="majorBidi"/>
          <w:color w:val="000000" w:themeColor="text1"/>
        </w:rPr>
        <w:t>b</w:t>
      </w:r>
      <w:r w:rsidR="007F5F32" w:rsidRPr="00AC2E30">
        <w:rPr>
          <w:rFonts w:asciiTheme="majorBidi" w:hAnsiTheme="majorBidi" w:cstheme="majorBidi"/>
          <w:color w:val="000000" w:themeColor="text1"/>
        </w:rPr>
        <w:t>enzodiazepines</w:t>
      </w:r>
      <w:r w:rsidRPr="00AC2E30">
        <w:rPr>
          <w:rFonts w:asciiTheme="majorBidi" w:hAnsiTheme="majorBidi" w:cstheme="majorBidi"/>
          <w:color w:val="000000" w:themeColor="text1"/>
        </w:rPr>
        <w:t xml:space="preserve">, </w:t>
      </w:r>
      <w:r w:rsidR="00D31D34" w:rsidRPr="00AC2E30">
        <w:rPr>
          <w:rFonts w:asciiTheme="majorBidi" w:hAnsiTheme="majorBidi" w:cstheme="majorBidi"/>
          <w:color w:val="000000" w:themeColor="text1"/>
        </w:rPr>
        <w:t>then aspirin</w:t>
      </w:r>
      <w:r w:rsidRPr="00AC2E30">
        <w:rPr>
          <w:rFonts w:asciiTheme="majorBidi" w:hAnsiTheme="majorBidi" w:cstheme="majorBidi"/>
          <w:color w:val="000000" w:themeColor="text1"/>
        </w:rPr>
        <w:t xml:space="preserve">. The highest </w:t>
      </w:r>
      <w:r w:rsidR="004A2F56" w:rsidRPr="00AC2E30">
        <w:rPr>
          <w:rFonts w:asciiTheme="majorBidi" w:hAnsiTheme="majorBidi" w:cstheme="majorBidi"/>
          <w:color w:val="000000" w:themeColor="text1"/>
        </w:rPr>
        <w:t xml:space="preserve">F1-score </w:t>
      </w:r>
      <w:r w:rsidRPr="00AC2E30">
        <w:rPr>
          <w:rFonts w:asciiTheme="majorBidi" w:hAnsiTheme="majorBidi" w:cstheme="majorBidi"/>
          <w:color w:val="000000" w:themeColor="text1"/>
        </w:rPr>
        <w:t>was achieved for discrim</w:t>
      </w:r>
      <w:r w:rsidRPr="00AC2E30">
        <w:rPr>
          <w:rFonts w:asciiTheme="majorBidi" w:hAnsiTheme="majorBidi" w:cstheme="majorBidi"/>
          <w:color w:val="000000" w:themeColor="text1"/>
        </w:rPr>
        <w:t>i</w:t>
      </w:r>
      <w:r w:rsidRPr="00AC2E30">
        <w:rPr>
          <w:rFonts w:asciiTheme="majorBidi" w:hAnsiTheme="majorBidi" w:cstheme="majorBidi"/>
          <w:color w:val="000000" w:themeColor="text1"/>
        </w:rPr>
        <w:t>nating sulfonylurea poisoning (</w:t>
      </w:r>
      <w:r w:rsidR="00B75EEC" w:rsidRPr="00AC2E30">
        <w:rPr>
          <w:rFonts w:asciiTheme="majorBidi" w:hAnsiTheme="majorBidi" w:cstheme="majorBidi"/>
          <w:color w:val="000000" w:themeColor="text1"/>
        </w:rPr>
        <w:t>92</w:t>
      </w:r>
      <w:r w:rsidRPr="00AC2E30">
        <w:rPr>
          <w:rFonts w:asciiTheme="majorBidi" w:hAnsiTheme="majorBidi" w:cstheme="majorBidi"/>
          <w:color w:val="000000" w:themeColor="text1"/>
        </w:rPr>
        <w:t>%).</w:t>
      </w:r>
    </w:p>
    <w:p w14:paraId="108808FE" w14:textId="77777777" w:rsidR="00527D78" w:rsidRPr="00AC2E30" w:rsidRDefault="00527D78" w:rsidP="00032B47">
      <w:pPr>
        <w:spacing w:line="480" w:lineRule="auto"/>
        <w:jc w:val="both"/>
        <w:rPr>
          <w:rFonts w:asciiTheme="majorBidi" w:hAnsiTheme="majorBidi" w:cstheme="majorBidi"/>
          <w:b/>
          <w:bCs/>
          <w:color w:val="000000" w:themeColor="text1"/>
        </w:rPr>
      </w:pPr>
    </w:p>
    <w:p w14:paraId="4AE7BC5F" w14:textId="32A53806" w:rsidR="00467024" w:rsidRPr="00AC2E30" w:rsidRDefault="00810309" w:rsidP="00032B47">
      <w:pPr>
        <w:spacing w:line="480" w:lineRule="auto"/>
        <w:jc w:val="both"/>
        <w:rPr>
          <w:rFonts w:asciiTheme="majorBidi" w:hAnsiTheme="majorBidi" w:cstheme="majorBidi"/>
          <w:b/>
          <w:bCs/>
          <w:color w:val="000000" w:themeColor="text1"/>
        </w:rPr>
      </w:pPr>
      <w:ins w:id="22" w:author="Author">
        <w:r>
          <w:rPr>
            <w:rFonts w:asciiTheme="majorBidi" w:hAnsiTheme="majorBidi" w:cstheme="majorBidi"/>
            <w:b/>
            <w:bCs/>
            <w:color w:val="000000" w:themeColor="text1"/>
          </w:rPr>
          <w:t xml:space="preserve">4. </w:t>
        </w:r>
      </w:ins>
      <w:r w:rsidR="003A067A" w:rsidRPr="00AC2E30">
        <w:rPr>
          <w:rFonts w:asciiTheme="majorBidi" w:hAnsiTheme="majorBidi" w:cstheme="majorBidi"/>
          <w:b/>
          <w:bCs/>
          <w:color w:val="000000" w:themeColor="text1"/>
        </w:rPr>
        <w:t>Discussion</w:t>
      </w:r>
    </w:p>
    <w:p w14:paraId="37326413" w14:textId="015D3440" w:rsidR="00467024" w:rsidRPr="00AC2E30" w:rsidRDefault="003A067A" w:rsidP="00093E5F">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Th</w:t>
      </w:r>
      <w:r w:rsidR="00AC456B" w:rsidRPr="00AC2E30">
        <w:rPr>
          <w:rFonts w:asciiTheme="majorBidi" w:hAnsiTheme="majorBidi" w:cstheme="majorBidi"/>
          <w:color w:val="000000" w:themeColor="text1"/>
        </w:rPr>
        <w:t xml:space="preserve">is </w:t>
      </w:r>
      <w:r w:rsidRPr="00AC2E30">
        <w:rPr>
          <w:rFonts w:asciiTheme="majorBidi" w:hAnsiTheme="majorBidi" w:cstheme="majorBidi"/>
          <w:color w:val="000000" w:themeColor="text1"/>
        </w:rPr>
        <w:t xml:space="preserve">study </w:t>
      </w:r>
      <w:r w:rsidR="00A44001" w:rsidRPr="00AC2E30">
        <w:rPr>
          <w:rFonts w:asciiTheme="majorBidi" w:hAnsiTheme="majorBidi" w:cstheme="majorBidi"/>
          <w:color w:val="000000" w:themeColor="text1"/>
        </w:rPr>
        <w:t xml:space="preserve">applied </w:t>
      </w:r>
      <w:r w:rsidR="00D31D34" w:rsidRPr="00AC2E30">
        <w:rPr>
          <w:rFonts w:asciiTheme="majorBidi" w:hAnsiTheme="majorBidi" w:cstheme="majorBidi"/>
          <w:color w:val="000000" w:themeColor="text1"/>
        </w:rPr>
        <w:t xml:space="preserve">two </w:t>
      </w:r>
      <w:r w:rsidR="00093E5F">
        <w:rPr>
          <w:rFonts w:asciiTheme="majorBidi" w:hAnsiTheme="majorBidi" w:cstheme="majorBidi"/>
          <w:color w:val="000000" w:themeColor="text1"/>
        </w:rPr>
        <w:t>DNN</w:t>
      </w:r>
      <w:r w:rsidRPr="00AC2E30">
        <w:rPr>
          <w:rFonts w:asciiTheme="majorBidi" w:hAnsiTheme="majorBidi" w:cstheme="majorBidi"/>
          <w:color w:val="000000" w:themeColor="text1"/>
        </w:rPr>
        <w:t xml:space="preserve"> model</w:t>
      </w:r>
      <w:r w:rsidR="00D31D34"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w:t>
      </w:r>
      <w:r w:rsidR="00ED0A2C" w:rsidRPr="00AC2E30">
        <w:rPr>
          <w:rFonts w:asciiTheme="majorBidi" w:hAnsiTheme="majorBidi" w:cstheme="majorBidi"/>
          <w:color w:val="000000" w:themeColor="text1"/>
        </w:rPr>
        <w:t>to predict</w:t>
      </w:r>
      <w:r w:rsidR="00D731B5" w:rsidRPr="00AC2E30">
        <w:rPr>
          <w:rFonts w:asciiTheme="majorBidi" w:hAnsiTheme="majorBidi" w:cstheme="majorBidi"/>
          <w:color w:val="000000" w:themeColor="text1"/>
        </w:rPr>
        <w:t xml:space="preserve"> </w:t>
      </w:r>
      <w:r w:rsidR="00AC456B" w:rsidRPr="00AC2E30">
        <w:rPr>
          <w:rFonts w:asciiTheme="majorBidi" w:hAnsiTheme="majorBidi" w:cstheme="majorBidi"/>
          <w:color w:val="000000" w:themeColor="text1"/>
        </w:rPr>
        <w:t xml:space="preserve">the most probable </w:t>
      </w:r>
      <w:r w:rsidR="006C31F9" w:rsidRPr="00AC2E30">
        <w:rPr>
          <w:rFonts w:asciiTheme="majorBidi" w:hAnsiTheme="majorBidi" w:cstheme="majorBidi"/>
          <w:color w:val="000000" w:themeColor="text1"/>
        </w:rPr>
        <w:t>drug</w:t>
      </w:r>
      <w:r w:rsidR="001837CB" w:rsidRPr="00AC2E30">
        <w:rPr>
          <w:rFonts w:asciiTheme="majorBidi" w:hAnsiTheme="majorBidi" w:cstheme="majorBidi"/>
          <w:color w:val="000000" w:themeColor="text1"/>
        </w:rPr>
        <w:t xml:space="preserve"> poisoned patient</w:t>
      </w:r>
      <w:r w:rsidR="006C31F9" w:rsidRPr="00AC2E30">
        <w:rPr>
          <w:rFonts w:asciiTheme="majorBidi" w:hAnsiTheme="majorBidi" w:cstheme="majorBidi"/>
          <w:color w:val="000000" w:themeColor="text1"/>
        </w:rPr>
        <w:t>s</w:t>
      </w:r>
      <w:r w:rsidR="001837CB" w:rsidRPr="00AC2E30">
        <w:rPr>
          <w:rFonts w:asciiTheme="majorBidi" w:hAnsiTheme="majorBidi" w:cstheme="majorBidi"/>
          <w:color w:val="000000" w:themeColor="text1"/>
        </w:rPr>
        <w:t xml:space="preserve"> </w:t>
      </w:r>
      <w:r w:rsidR="006C31F9" w:rsidRPr="00AC2E30">
        <w:rPr>
          <w:rFonts w:asciiTheme="majorBidi" w:hAnsiTheme="majorBidi" w:cstheme="majorBidi"/>
          <w:color w:val="000000" w:themeColor="text1"/>
        </w:rPr>
        <w:t xml:space="preserve">were </w:t>
      </w:r>
      <w:r w:rsidR="001837CB" w:rsidRPr="00AC2E30">
        <w:rPr>
          <w:rFonts w:asciiTheme="majorBidi" w:hAnsiTheme="majorBidi" w:cstheme="majorBidi"/>
          <w:color w:val="000000" w:themeColor="text1"/>
        </w:rPr>
        <w:t>exposed</w:t>
      </w:r>
      <w:r w:rsidR="00374439" w:rsidRPr="00AC2E30">
        <w:rPr>
          <w:rFonts w:asciiTheme="majorBidi" w:hAnsiTheme="majorBidi" w:cstheme="majorBidi"/>
          <w:color w:val="000000" w:themeColor="text1"/>
        </w:rPr>
        <w:t xml:space="preserve"> </w:t>
      </w:r>
      <w:r w:rsidR="006C31F9" w:rsidRPr="00AC2E30">
        <w:rPr>
          <w:rFonts w:asciiTheme="majorBidi" w:hAnsiTheme="majorBidi" w:cstheme="majorBidi"/>
          <w:color w:val="000000" w:themeColor="text1"/>
        </w:rPr>
        <w:t xml:space="preserve">to </w:t>
      </w:r>
      <w:r w:rsidR="00374439" w:rsidRPr="00AC2E30">
        <w:rPr>
          <w:rFonts w:asciiTheme="majorBidi" w:hAnsiTheme="majorBidi" w:cstheme="majorBidi"/>
          <w:color w:val="000000" w:themeColor="text1"/>
        </w:rPr>
        <w:t>among eight single-agent poisonings</w:t>
      </w:r>
      <w:r w:rsidR="00D731B5" w:rsidRPr="00AC2E30">
        <w:rPr>
          <w:rFonts w:asciiTheme="majorBidi" w:hAnsiTheme="majorBidi" w:cstheme="majorBidi"/>
          <w:color w:val="000000" w:themeColor="text1"/>
        </w:rPr>
        <w:t>.</w:t>
      </w:r>
      <w:r w:rsidR="00AC456B" w:rsidRPr="00AC2E30">
        <w:rPr>
          <w:rFonts w:asciiTheme="majorBidi" w:hAnsiTheme="majorBidi" w:cstheme="majorBidi"/>
          <w:color w:val="000000" w:themeColor="text1"/>
        </w:rPr>
        <w:t xml:space="preserve"> </w:t>
      </w:r>
      <w:r w:rsidR="006C31F9" w:rsidRPr="00AC2E30">
        <w:rPr>
          <w:rFonts w:asciiTheme="majorBidi" w:hAnsiTheme="majorBidi" w:cstheme="majorBidi"/>
          <w:color w:val="000000" w:themeColor="text1"/>
        </w:rPr>
        <w:t xml:space="preserve">The </w:t>
      </w:r>
      <w:r w:rsidRPr="00AC2E30">
        <w:rPr>
          <w:rFonts w:asciiTheme="majorBidi" w:hAnsiTheme="majorBidi" w:cstheme="majorBidi"/>
          <w:color w:val="000000" w:themeColor="text1"/>
        </w:rPr>
        <w:t xml:space="preserve">results </w:t>
      </w:r>
      <w:r w:rsidR="006C31F9" w:rsidRPr="00AC2E30">
        <w:rPr>
          <w:rFonts w:asciiTheme="majorBidi" w:hAnsiTheme="majorBidi" w:cstheme="majorBidi"/>
          <w:color w:val="000000" w:themeColor="text1"/>
        </w:rPr>
        <w:t>of this pilot study with a li</w:t>
      </w:r>
      <w:r w:rsidR="006C31F9" w:rsidRPr="00AC2E30">
        <w:rPr>
          <w:rFonts w:asciiTheme="majorBidi" w:hAnsiTheme="majorBidi" w:cstheme="majorBidi"/>
          <w:color w:val="000000" w:themeColor="text1"/>
        </w:rPr>
        <w:t>m</w:t>
      </w:r>
      <w:r w:rsidR="006C31F9" w:rsidRPr="00AC2E30">
        <w:rPr>
          <w:rFonts w:asciiTheme="majorBidi" w:hAnsiTheme="majorBidi" w:cstheme="majorBidi"/>
          <w:color w:val="000000" w:themeColor="text1"/>
        </w:rPr>
        <w:t xml:space="preserve">ited number of selected drug possibilities suggest </w:t>
      </w:r>
      <w:r w:rsidRPr="00AC2E30">
        <w:rPr>
          <w:rFonts w:asciiTheme="majorBidi" w:hAnsiTheme="majorBidi" w:cstheme="majorBidi"/>
          <w:color w:val="000000" w:themeColor="text1"/>
        </w:rPr>
        <w:t xml:space="preserve">a </w:t>
      </w:r>
      <w:r w:rsidR="003B50E1" w:rsidRPr="00AC2E30">
        <w:rPr>
          <w:rFonts w:asciiTheme="majorBidi" w:hAnsiTheme="majorBidi" w:cstheme="majorBidi"/>
          <w:color w:val="000000" w:themeColor="text1"/>
        </w:rPr>
        <w:t>DNN</w:t>
      </w:r>
      <w:r w:rsidR="00161279" w:rsidRPr="00AC2E30">
        <w:rPr>
          <w:rFonts w:asciiTheme="majorBidi" w:hAnsiTheme="majorBidi" w:cstheme="majorBidi"/>
          <w:color w:val="000000" w:themeColor="text1"/>
        </w:rPr>
        <w:t xml:space="preserve"> </w:t>
      </w:r>
      <w:r w:rsidR="007E2CDD" w:rsidRPr="00AC2E30">
        <w:rPr>
          <w:rFonts w:asciiTheme="majorBidi" w:hAnsiTheme="majorBidi" w:cstheme="majorBidi"/>
          <w:color w:val="000000" w:themeColor="text1"/>
        </w:rPr>
        <w:t xml:space="preserve">can </w:t>
      </w:r>
      <w:r w:rsidR="00161279" w:rsidRPr="00AC2E30">
        <w:rPr>
          <w:rFonts w:asciiTheme="majorBidi" w:hAnsiTheme="majorBidi" w:cstheme="majorBidi"/>
          <w:color w:val="000000" w:themeColor="text1"/>
        </w:rPr>
        <w:t>identify the causative drug in po</w:t>
      </w:r>
      <w:r w:rsidR="00161279" w:rsidRPr="00AC2E30">
        <w:rPr>
          <w:rFonts w:asciiTheme="majorBidi" w:hAnsiTheme="majorBidi" w:cstheme="majorBidi"/>
          <w:color w:val="000000" w:themeColor="text1"/>
        </w:rPr>
        <w:t>i</w:t>
      </w:r>
      <w:r w:rsidR="00161279" w:rsidRPr="00AC2E30">
        <w:rPr>
          <w:rFonts w:asciiTheme="majorBidi" w:hAnsiTheme="majorBidi" w:cstheme="majorBidi"/>
          <w:color w:val="000000" w:themeColor="text1"/>
        </w:rPr>
        <w:t>soning</w:t>
      </w:r>
      <w:r w:rsidR="007E2CDD" w:rsidRPr="00AC2E30">
        <w:rPr>
          <w:rFonts w:asciiTheme="majorBidi" w:hAnsiTheme="majorBidi" w:cstheme="majorBidi"/>
          <w:color w:val="000000" w:themeColor="text1"/>
        </w:rPr>
        <w:t xml:space="preserve"> with an </w:t>
      </w:r>
      <w:r w:rsidR="00362699" w:rsidRPr="00AC2E30">
        <w:rPr>
          <w:rFonts w:asciiTheme="majorBidi" w:hAnsiTheme="majorBidi" w:cstheme="majorBidi"/>
          <w:color w:val="000000" w:themeColor="text1"/>
        </w:rPr>
        <w:t>overall</w:t>
      </w:r>
      <w:r w:rsidRPr="00AC2E30">
        <w:rPr>
          <w:rFonts w:asciiTheme="majorBidi" w:hAnsiTheme="majorBidi" w:cstheme="majorBidi"/>
          <w:color w:val="000000" w:themeColor="text1"/>
        </w:rPr>
        <w:t xml:space="preserve"> accuracy of 75% </w:t>
      </w:r>
      <w:r w:rsidR="00BC1432" w:rsidRPr="00AC2E30">
        <w:rPr>
          <w:rFonts w:asciiTheme="majorBidi" w:hAnsiTheme="majorBidi" w:cstheme="majorBidi"/>
          <w:color w:val="000000" w:themeColor="text1"/>
        </w:rPr>
        <w:t>and</w:t>
      </w:r>
      <w:r w:rsidRPr="00AC2E30">
        <w:rPr>
          <w:rFonts w:asciiTheme="majorBidi" w:hAnsiTheme="majorBidi" w:cstheme="majorBidi"/>
          <w:color w:val="000000" w:themeColor="text1"/>
        </w:rPr>
        <w:t xml:space="preserve"> precision </w:t>
      </w:r>
      <w:r w:rsidR="00BC1432" w:rsidRPr="00AC2E30">
        <w:rPr>
          <w:rFonts w:asciiTheme="majorBidi" w:hAnsiTheme="majorBidi" w:cstheme="majorBidi"/>
          <w:color w:val="000000" w:themeColor="text1"/>
        </w:rPr>
        <w:t xml:space="preserve">of </w:t>
      </w:r>
      <w:r w:rsidR="007A3529" w:rsidRPr="00AC2E30">
        <w:rPr>
          <w:rFonts w:asciiTheme="majorBidi" w:hAnsiTheme="majorBidi" w:cstheme="majorBidi"/>
          <w:color w:val="000000" w:themeColor="text1"/>
        </w:rPr>
        <w:t>7</w:t>
      </w:r>
      <w:r w:rsidRPr="00AC2E30">
        <w:rPr>
          <w:rFonts w:asciiTheme="majorBidi" w:hAnsiTheme="majorBidi" w:cstheme="majorBidi"/>
          <w:color w:val="000000" w:themeColor="text1"/>
        </w:rPr>
        <w:t>0%</w:t>
      </w:r>
      <w:r w:rsidR="00D731B5" w:rsidRPr="00AC2E30">
        <w:rPr>
          <w:rFonts w:asciiTheme="majorBidi" w:hAnsiTheme="majorBidi" w:cstheme="majorBidi"/>
          <w:color w:val="000000" w:themeColor="text1"/>
        </w:rPr>
        <w:t xml:space="preserve">. </w:t>
      </w:r>
      <w:r w:rsidR="001837CB" w:rsidRPr="00AC2E30">
        <w:rPr>
          <w:rFonts w:asciiTheme="majorBidi" w:hAnsiTheme="majorBidi" w:cstheme="majorBidi"/>
          <w:color w:val="000000" w:themeColor="text1"/>
        </w:rPr>
        <w:t xml:space="preserve">This pilot study achieved the best performance </w:t>
      </w:r>
      <w:r w:rsidR="00374439" w:rsidRPr="00AC2E30">
        <w:rPr>
          <w:rFonts w:asciiTheme="majorBidi" w:hAnsiTheme="majorBidi" w:cstheme="majorBidi"/>
          <w:color w:val="000000" w:themeColor="text1"/>
        </w:rPr>
        <w:t xml:space="preserve">in single-agent poisoning classification </w:t>
      </w:r>
      <w:r w:rsidR="001837CB" w:rsidRPr="00AC2E30">
        <w:rPr>
          <w:rFonts w:asciiTheme="majorBidi" w:hAnsiTheme="majorBidi" w:cstheme="majorBidi"/>
          <w:color w:val="000000" w:themeColor="text1"/>
        </w:rPr>
        <w:t>across</w:t>
      </w:r>
      <w:r w:rsidR="006C31F9" w:rsidRPr="00AC2E30">
        <w:rPr>
          <w:rFonts w:asciiTheme="majorBidi" w:hAnsiTheme="majorBidi" w:cstheme="majorBidi"/>
          <w:color w:val="000000" w:themeColor="text1"/>
        </w:rPr>
        <w:t xml:space="preserve"> both</w:t>
      </w:r>
      <w:r w:rsidR="001837CB" w:rsidRPr="00AC2E30">
        <w:rPr>
          <w:rFonts w:asciiTheme="majorBidi" w:hAnsiTheme="majorBidi" w:cstheme="majorBidi"/>
          <w:color w:val="000000" w:themeColor="text1"/>
        </w:rPr>
        <w:t xml:space="preserve"> DNN models</w:t>
      </w:r>
      <w:r w:rsidR="00D63878" w:rsidRPr="00AC2E30">
        <w:rPr>
          <w:rFonts w:asciiTheme="majorBidi" w:hAnsiTheme="majorBidi" w:cstheme="majorBidi"/>
          <w:color w:val="000000" w:themeColor="text1"/>
        </w:rPr>
        <w:t xml:space="preserve"> </w:t>
      </w:r>
      <w:r w:rsidR="00374439" w:rsidRPr="00AC2E30">
        <w:rPr>
          <w:rFonts w:asciiTheme="majorBidi" w:hAnsiTheme="majorBidi" w:cstheme="majorBidi"/>
          <w:color w:val="000000" w:themeColor="text1"/>
        </w:rPr>
        <w:t xml:space="preserve">for </w:t>
      </w:r>
      <w:r w:rsidR="00CA2717" w:rsidRPr="00AC2E30">
        <w:rPr>
          <w:rFonts w:asciiTheme="majorBidi" w:hAnsiTheme="majorBidi" w:cstheme="majorBidi"/>
          <w:color w:val="000000" w:themeColor="text1"/>
        </w:rPr>
        <w:t>s</w:t>
      </w:r>
      <w:r w:rsidR="00D63878" w:rsidRPr="00AC2E30">
        <w:rPr>
          <w:rFonts w:asciiTheme="majorBidi" w:hAnsiTheme="majorBidi" w:cstheme="majorBidi"/>
          <w:color w:val="000000" w:themeColor="text1"/>
        </w:rPr>
        <w:t xml:space="preserve">ulfonylureas, </w:t>
      </w:r>
      <w:r w:rsidR="00CA2717" w:rsidRPr="00AC2E30">
        <w:rPr>
          <w:rFonts w:asciiTheme="majorBidi" w:hAnsiTheme="majorBidi" w:cstheme="majorBidi"/>
          <w:color w:val="000000" w:themeColor="text1"/>
        </w:rPr>
        <w:t>a</w:t>
      </w:r>
      <w:r w:rsidR="00D63878" w:rsidRPr="00AC2E30">
        <w:rPr>
          <w:rFonts w:asciiTheme="majorBidi" w:hAnsiTheme="majorBidi" w:cstheme="majorBidi"/>
          <w:color w:val="000000" w:themeColor="text1"/>
        </w:rPr>
        <w:t xml:space="preserve">cetaminophen, </w:t>
      </w:r>
      <w:r w:rsidR="00CA2717" w:rsidRPr="00AC2E30">
        <w:rPr>
          <w:rFonts w:asciiTheme="majorBidi" w:hAnsiTheme="majorBidi" w:cstheme="majorBidi"/>
          <w:color w:val="000000" w:themeColor="text1"/>
        </w:rPr>
        <w:t>b</w:t>
      </w:r>
      <w:r w:rsidR="00D63878" w:rsidRPr="00AC2E30">
        <w:rPr>
          <w:rFonts w:asciiTheme="majorBidi" w:hAnsiTheme="majorBidi" w:cstheme="majorBidi"/>
          <w:color w:val="000000" w:themeColor="text1"/>
        </w:rPr>
        <w:t xml:space="preserve">enzodiazepines, </w:t>
      </w:r>
      <w:r w:rsidR="00CA2717" w:rsidRPr="00AC2E30">
        <w:rPr>
          <w:rFonts w:asciiTheme="majorBidi" w:hAnsiTheme="majorBidi" w:cstheme="majorBidi"/>
          <w:color w:val="000000" w:themeColor="text1"/>
        </w:rPr>
        <w:t>a</w:t>
      </w:r>
      <w:r w:rsidR="00D63878" w:rsidRPr="00AC2E30">
        <w:rPr>
          <w:rFonts w:asciiTheme="majorBidi" w:hAnsiTheme="majorBidi" w:cstheme="majorBidi"/>
          <w:color w:val="000000" w:themeColor="text1"/>
        </w:rPr>
        <w:t xml:space="preserve">spirin, and </w:t>
      </w:r>
      <w:r w:rsidR="00CA2717" w:rsidRPr="00AC2E30">
        <w:rPr>
          <w:rFonts w:asciiTheme="majorBidi" w:hAnsiTheme="majorBidi" w:cstheme="majorBidi"/>
          <w:color w:val="000000" w:themeColor="text1"/>
        </w:rPr>
        <w:t>d</w:t>
      </w:r>
      <w:r w:rsidR="00D63878" w:rsidRPr="00AC2E30">
        <w:rPr>
          <w:rFonts w:asciiTheme="majorBidi" w:hAnsiTheme="majorBidi" w:cstheme="majorBidi"/>
          <w:color w:val="000000" w:themeColor="text1"/>
        </w:rPr>
        <w:t>iphenhydramine</w:t>
      </w:r>
      <w:r w:rsidR="00507DB4" w:rsidRPr="00AC2E30">
        <w:rPr>
          <w:rFonts w:asciiTheme="majorBidi" w:hAnsiTheme="majorBidi" w:cstheme="majorBidi"/>
          <w:color w:val="000000" w:themeColor="text1"/>
        </w:rPr>
        <w:t>, respectively</w:t>
      </w:r>
      <w:r w:rsidR="00D63878" w:rsidRPr="00AC2E30">
        <w:rPr>
          <w:rFonts w:asciiTheme="majorBidi" w:hAnsiTheme="majorBidi" w:cstheme="majorBidi"/>
          <w:color w:val="000000" w:themeColor="text1"/>
        </w:rPr>
        <w:t>.</w:t>
      </w:r>
    </w:p>
    <w:p w14:paraId="242681DA" w14:textId="23744289" w:rsidR="001D5DF9" w:rsidRPr="00AC2E30" w:rsidRDefault="00FC7642" w:rsidP="00385798">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The predictive capability of our classifier is mainly dictated by data variance</w:t>
      </w:r>
      <w:r w:rsidR="001D5DF9" w:rsidRPr="00AC2E30">
        <w:rPr>
          <w:rFonts w:asciiTheme="majorBidi" w:hAnsiTheme="majorBidi" w:cstheme="majorBidi"/>
          <w:color w:val="000000" w:themeColor="text1"/>
        </w:rPr>
        <w:t xml:space="preserve">, </w:t>
      </w:r>
      <w:r w:rsidR="00D33108" w:rsidRPr="00AC2E30">
        <w:rPr>
          <w:rFonts w:asciiTheme="majorBidi" w:hAnsiTheme="majorBidi" w:cstheme="majorBidi"/>
          <w:color w:val="000000" w:themeColor="text1"/>
        </w:rPr>
        <w:t>Class Co</w:t>
      </w:r>
      <w:r w:rsidR="00D33108" w:rsidRPr="00AC2E30">
        <w:rPr>
          <w:rFonts w:asciiTheme="majorBidi" w:hAnsiTheme="majorBidi" w:cstheme="majorBidi"/>
          <w:color w:val="000000" w:themeColor="text1"/>
        </w:rPr>
        <w:t>v</w:t>
      </w:r>
      <w:r w:rsidR="00D33108" w:rsidRPr="00AC2E30">
        <w:rPr>
          <w:rFonts w:asciiTheme="majorBidi" w:hAnsiTheme="majorBidi" w:cstheme="majorBidi"/>
          <w:color w:val="000000" w:themeColor="text1"/>
        </w:rPr>
        <w:t>erage</w:t>
      </w:r>
      <w:r w:rsidR="001D5DF9" w:rsidRPr="00AC2E30">
        <w:rPr>
          <w:rFonts w:asciiTheme="majorBidi" w:hAnsiTheme="majorBidi" w:cstheme="majorBidi"/>
          <w:color w:val="000000" w:themeColor="text1"/>
        </w:rPr>
        <w:t xml:space="preserve">, and </w:t>
      </w:r>
      <w:r w:rsidR="00D33108" w:rsidRPr="00AC2E30">
        <w:rPr>
          <w:rFonts w:asciiTheme="majorBidi" w:hAnsiTheme="majorBidi" w:cstheme="majorBidi"/>
          <w:color w:val="000000" w:themeColor="text1"/>
        </w:rPr>
        <w:t xml:space="preserve">Feature Coverage </w:t>
      </w:r>
      <w:r w:rsidR="001D5DF9" w:rsidRPr="00AC2E30">
        <w:rPr>
          <w:rFonts w:asciiTheme="majorBidi" w:hAnsiTheme="majorBidi" w:cstheme="majorBidi"/>
          <w:color w:val="000000" w:themeColor="text1"/>
        </w:rPr>
        <w:t xml:space="preserve">for </w:t>
      </w:r>
      <w:r w:rsidR="00B97E07" w:rsidRPr="00AC2E30">
        <w:rPr>
          <w:rFonts w:asciiTheme="majorBidi" w:hAnsiTheme="majorBidi" w:cstheme="majorBidi"/>
          <w:color w:val="000000" w:themeColor="text1"/>
        </w:rPr>
        <w:t xml:space="preserve">the </w:t>
      </w:r>
      <w:r w:rsidR="00344811" w:rsidRPr="00AC2E30">
        <w:rPr>
          <w:rFonts w:asciiTheme="majorBidi" w:hAnsiTheme="majorBidi" w:cstheme="majorBidi"/>
          <w:color w:val="000000" w:themeColor="text1"/>
        </w:rPr>
        <w:t xml:space="preserve">presence </w:t>
      </w:r>
      <w:r w:rsidR="00B97E07" w:rsidRPr="00AC2E30">
        <w:rPr>
          <w:rFonts w:asciiTheme="majorBidi" w:hAnsiTheme="majorBidi" w:cstheme="majorBidi"/>
          <w:color w:val="000000" w:themeColor="text1"/>
        </w:rPr>
        <w:t xml:space="preserve">of a symptom </w:t>
      </w:r>
      <w:r w:rsidR="00344811" w:rsidRPr="00AC2E30">
        <w:rPr>
          <w:rFonts w:asciiTheme="majorBidi" w:hAnsiTheme="majorBidi" w:cstheme="majorBidi"/>
          <w:color w:val="000000" w:themeColor="text1"/>
        </w:rPr>
        <w:t>with</w:t>
      </w:r>
      <w:r w:rsidR="00B97E07" w:rsidRPr="00AC2E30">
        <w:rPr>
          <w:rFonts w:asciiTheme="majorBidi" w:hAnsiTheme="majorBidi" w:cstheme="majorBidi"/>
          <w:color w:val="000000" w:themeColor="text1"/>
        </w:rPr>
        <w:t xml:space="preserve"> each </w:t>
      </w:r>
      <w:r w:rsidR="00344811" w:rsidRPr="00AC2E30">
        <w:rPr>
          <w:rFonts w:asciiTheme="majorBidi" w:hAnsiTheme="majorBidi" w:cstheme="majorBidi"/>
          <w:color w:val="000000" w:themeColor="text1"/>
        </w:rPr>
        <w:t xml:space="preserve">drug </w:t>
      </w:r>
      <w:r w:rsidR="00B97E07" w:rsidRPr="00AC2E30">
        <w:rPr>
          <w:rFonts w:asciiTheme="majorBidi" w:hAnsiTheme="majorBidi" w:cstheme="majorBidi"/>
          <w:color w:val="000000" w:themeColor="text1"/>
        </w:rPr>
        <w:t>agent</w:t>
      </w:r>
      <w:r w:rsidR="000D7CB4" w:rsidRPr="00AC2E30">
        <w:rPr>
          <w:rFonts w:asciiTheme="majorBidi" w:hAnsiTheme="majorBidi" w:cstheme="majorBidi"/>
          <w:color w:val="000000" w:themeColor="text1"/>
        </w:rPr>
        <w:t>.</w:t>
      </w:r>
      <w:r w:rsidR="001D5DF9" w:rsidRPr="00AC2E30">
        <w:rPr>
          <w:rFonts w:asciiTheme="majorBidi" w:hAnsiTheme="majorBidi" w:cstheme="majorBidi"/>
          <w:color w:val="000000" w:themeColor="text1"/>
        </w:rPr>
        <w:t xml:space="preserve"> </w:t>
      </w:r>
      <w:r w:rsidR="004576B9" w:rsidRPr="00AC2E30">
        <w:rPr>
          <w:rFonts w:asciiTheme="majorBidi" w:hAnsiTheme="majorBidi" w:cstheme="majorBidi"/>
          <w:color w:val="000000" w:themeColor="text1"/>
        </w:rPr>
        <w:t xml:space="preserve">Increased </w:t>
      </w:r>
      <w:r w:rsidR="001D5DF9" w:rsidRPr="00AC2E30">
        <w:rPr>
          <w:rFonts w:asciiTheme="majorBidi" w:hAnsiTheme="majorBidi" w:cstheme="majorBidi"/>
          <w:color w:val="000000" w:themeColor="text1"/>
        </w:rPr>
        <w:lastRenderedPageBreak/>
        <w:t>overlap</w:t>
      </w:r>
      <w:r w:rsidR="004576B9" w:rsidRPr="00AC2E30">
        <w:rPr>
          <w:rFonts w:asciiTheme="majorBidi" w:hAnsiTheme="majorBidi" w:cstheme="majorBidi"/>
          <w:color w:val="000000" w:themeColor="text1"/>
        </w:rPr>
        <w:t xml:space="preserve"> </w:t>
      </w:r>
      <w:r w:rsidR="00344811" w:rsidRPr="00AC2E30">
        <w:rPr>
          <w:rFonts w:asciiTheme="majorBidi" w:hAnsiTheme="majorBidi" w:cstheme="majorBidi"/>
          <w:color w:val="000000" w:themeColor="text1"/>
        </w:rPr>
        <w:t xml:space="preserve">in symptoms </w:t>
      </w:r>
      <w:r w:rsidR="004576B9" w:rsidRPr="00AC2E30">
        <w:rPr>
          <w:rFonts w:asciiTheme="majorBidi" w:hAnsiTheme="majorBidi" w:cstheme="majorBidi"/>
          <w:color w:val="000000" w:themeColor="text1"/>
        </w:rPr>
        <w:t xml:space="preserve">complicates </w:t>
      </w:r>
      <w:r w:rsidR="003665F0" w:rsidRPr="00AC2E30">
        <w:rPr>
          <w:rFonts w:asciiTheme="majorBidi" w:hAnsiTheme="majorBidi" w:cstheme="majorBidi"/>
          <w:color w:val="000000" w:themeColor="text1"/>
        </w:rPr>
        <w:t>the</w:t>
      </w:r>
      <w:r w:rsidR="00EB6939" w:rsidRPr="00AC2E30">
        <w:rPr>
          <w:rFonts w:asciiTheme="majorBidi" w:hAnsiTheme="majorBidi" w:cstheme="majorBidi"/>
          <w:color w:val="000000" w:themeColor="text1"/>
        </w:rPr>
        <w:t xml:space="preserve"> classifier</w:t>
      </w:r>
      <w:r w:rsidR="0091241A" w:rsidRPr="00AC2E30">
        <w:rPr>
          <w:rFonts w:asciiTheme="majorBidi" w:hAnsiTheme="majorBidi" w:cstheme="majorBidi"/>
          <w:color w:val="000000" w:themeColor="text1"/>
        </w:rPr>
        <w:t xml:space="preserve"> </w:t>
      </w:r>
      <w:r w:rsidR="004576B9" w:rsidRPr="00AC2E30">
        <w:rPr>
          <w:rFonts w:asciiTheme="majorBidi" w:hAnsiTheme="majorBidi" w:cstheme="majorBidi"/>
          <w:color w:val="000000" w:themeColor="text1"/>
        </w:rPr>
        <w:t>in determining</w:t>
      </w:r>
      <w:r w:rsidR="003665F0" w:rsidRPr="00AC2E30">
        <w:rPr>
          <w:rFonts w:asciiTheme="majorBidi" w:hAnsiTheme="majorBidi" w:cstheme="majorBidi"/>
          <w:color w:val="000000" w:themeColor="text1"/>
        </w:rPr>
        <w:t xml:space="preserve"> </w:t>
      </w:r>
      <w:r w:rsidR="001D5DF9" w:rsidRPr="00AC2E30">
        <w:rPr>
          <w:rFonts w:asciiTheme="majorBidi" w:hAnsiTheme="majorBidi" w:cstheme="majorBidi"/>
          <w:color w:val="000000" w:themeColor="text1"/>
        </w:rPr>
        <w:t xml:space="preserve">a decision boundary to separate </w:t>
      </w:r>
      <w:r w:rsidR="00344811" w:rsidRPr="00AC2E30">
        <w:rPr>
          <w:rFonts w:asciiTheme="majorBidi" w:hAnsiTheme="majorBidi" w:cstheme="majorBidi"/>
          <w:color w:val="000000" w:themeColor="text1"/>
        </w:rPr>
        <w:t>drug</w:t>
      </w:r>
      <w:r w:rsidR="001D5DF9" w:rsidRPr="00AC2E30">
        <w:rPr>
          <w:rFonts w:asciiTheme="majorBidi" w:hAnsiTheme="majorBidi" w:cstheme="majorBidi"/>
          <w:color w:val="000000" w:themeColor="text1"/>
        </w:rPr>
        <w:t xml:space="preserve"> classes </w:t>
      </w:r>
      <w:del w:id="23" w:author="Author">
        <w:r w:rsidR="00BD2ADB" w:rsidRPr="00AC2E30">
          <w:rPr>
            <w:rFonts w:asciiTheme="majorBidi" w:hAnsiTheme="majorBidi" w:cstheme="majorBidi"/>
            <w:color w:val="000000" w:themeColor="text1"/>
          </w:rPr>
          <w:fldChar w:fldCharType="begin"/>
        </w:r>
        <w:r w:rsidR="00661131">
          <w:rPr>
            <w:rFonts w:asciiTheme="majorBidi" w:hAnsiTheme="majorBidi" w:cstheme="majorBidi"/>
            <w:color w:val="000000" w:themeColor="text1"/>
          </w:rPr>
          <w:delInstrText xml:space="preserve"> ADDIN EN.CITE &lt;EndNote&gt;&lt;Cite&gt;&lt;Author&gt;Gu&lt;/Author&gt;&lt;Year&gt;2017&lt;/Year&gt;&lt;RecNum&gt;76&lt;/RecNum&gt;&lt;DisplayText&gt;[23,24]&lt;/DisplayText&gt;&lt;record&gt;&lt;rec-number&gt;76&lt;/rec-number&gt;&lt;foreign-keys&gt;&lt;key app="EN" db-id="5fvfszed7wrrv3es9dap59di5wr22wdadezr" timestamp="1643879013"&gt;76&lt;/key&gt;&lt;/foreign-keys&gt;&lt;ref-type name="Journal Article"&gt;17&lt;/ref-type&gt;&lt;contributors&gt;&lt;authors&gt;&lt;author&gt;Gu, Yuping&lt;/author&gt;&lt;author&gt;Cheng, Longsheng&lt;/author&gt;&lt;/authors&gt;&lt;/contributors&gt;&lt;titles&gt;&lt;title&gt;Classification of class overlapping datasets by kernel-MTS method&lt;/title&gt;&lt;secondary-title&gt;International Journal of Innovative Computing, Information and Control&lt;/secondary-title&gt;&lt;/titles&gt;&lt;periodical&gt;&lt;full-title&gt;International Journal of Innovative Computing, Information and Control&lt;/full-title&gt;&lt;/periodical&gt;&lt;pages&gt;1759-1767&lt;/pages&gt;&lt;volume&gt;13&lt;/volume&gt;&lt;number&gt;5&lt;/number&gt;&lt;dates&gt;&lt;year&gt;2017&lt;/year&gt;&lt;/dates&gt;&lt;urls&gt;&lt;/urls&gt;&lt;/record&gt;&lt;/Cite&gt;&lt;Cite&gt;&lt;Author&gt;Xiong&lt;/Author&gt;&lt;Year&gt;2013&lt;/Year&gt;&lt;RecNum&gt;77&lt;/RecNum&gt;&lt;record&gt;&lt;rec-number&gt;77&lt;/rec-number&gt;&lt;foreign-keys&gt;&lt;key app="EN" db-id="5fvfszed7wrrv3es9dap59di5wr22wdadezr" timestamp="1643879046"&gt;77&lt;/key&gt;&lt;/foreign-keys&gt;&lt;ref-type name="Journal Article"&gt;17&lt;/ref-type&gt;&lt;contributors&gt;&lt;authors&gt;&lt;author&gt;Xiong, Haitao&lt;/author&gt;&lt;author&gt;Li, Ming&lt;/author&gt;&lt;author&gt;Jiang, Tongqiang&lt;/author&gt;&lt;author&gt;Zhao, Shouxiang&lt;/author&gt;&lt;/authors&gt;&lt;/contributors&gt;&lt;titles&gt;&lt;title&gt;Classification algorithm based on NB for class overlapping problem&lt;/title&gt;&lt;secondary-title&gt;Appl. Math&lt;/secondary-title&gt;&lt;/titles&gt;&lt;periodical&gt;&lt;full-title&gt;Appl. Math&lt;/full-title&gt;&lt;/periodical&gt;&lt;pages&gt;409-415&lt;/pages&gt;&lt;volume&gt;7&lt;/volume&gt;&lt;number&gt;2L&lt;/number&gt;&lt;dates&gt;&lt;year&gt;2013&lt;/year&gt;&lt;/dates&gt;&lt;urls&gt;&lt;/urls&gt;&lt;/record&gt;&lt;/Cite&gt;&lt;/EndNote&gt;</w:delInstrText>
        </w:r>
        <w:r w:rsidR="00BD2ADB" w:rsidRPr="00AC2E30">
          <w:rPr>
            <w:rFonts w:asciiTheme="majorBidi" w:hAnsiTheme="majorBidi" w:cstheme="majorBidi"/>
            <w:color w:val="000000" w:themeColor="text1"/>
          </w:rPr>
          <w:fldChar w:fldCharType="separate"/>
        </w:r>
        <w:r w:rsidR="00661131">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"_ENREF_23" \o "Gu, 2017 #76"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23</w:delText>
        </w:r>
        <w:r w:rsidR="00D55946">
          <w:rPr>
            <w:rFonts w:asciiTheme="majorBidi" w:hAnsiTheme="majorBidi" w:cstheme="majorBidi"/>
            <w:noProof/>
            <w:color w:val="000000" w:themeColor="text1"/>
          </w:rPr>
          <w:fldChar w:fldCharType="end"/>
        </w:r>
        <w:r w:rsidR="00661131">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"_ENREF_24" \o "Xiong, 2013 #77"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24</w:delText>
        </w:r>
        <w:r w:rsidR="00D55946">
          <w:rPr>
            <w:rFonts w:asciiTheme="majorBidi" w:hAnsiTheme="majorBidi" w:cstheme="majorBidi"/>
            <w:noProof/>
            <w:color w:val="000000" w:themeColor="text1"/>
          </w:rPr>
          <w:fldChar w:fldCharType="end"/>
        </w:r>
        <w:r w:rsidR="00661131">
          <w:rPr>
            <w:rFonts w:asciiTheme="majorBidi" w:hAnsiTheme="majorBidi" w:cstheme="majorBidi"/>
            <w:noProof/>
            <w:color w:val="000000" w:themeColor="text1"/>
          </w:rPr>
          <w:delText>]</w:delText>
        </w:r>
        <w:r w:rsidR="00BD2ADB" w:rsidRPr="00AC2E30">
          <w:rPr>
            <w:rFonts w:asciiTheme="majorBidi" w:hAnsiTheme="majorBidi" w:cstheme="majorBidi"/>
            <w:color w:val="000000" w:themeColor="text1"/>
          </w:rPr>
          <w:fldChar w:fldCharType="end"/>
        </w:r>
        <w:r w:rsidR="001D5DF9" w:rsidRPr="00AC2E30">
          <w:rPr>
            <w:rFonts w:asciiTheme="majorBidi" w:hAnsiTheme="majorBidi" w:cstheme="majorBidi"/>
            <w:color w:val="000000" w:themeColor="text1"/>
          </w:rPr>
          <w:delText>.</w:delText>
        </w:r>
      </w:del>
      <w:ins w:id="24" w:author="Author">
        <w:r w:rsidR="00BD2ADB"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&lt;EndNote&gt;&lt;Cite&gt;&lt;Author&gt;Gu&lt;/Author&gt;&lt;Year&gt;2017&lt;/Year&gt;&lt;RecNum&gt;23&lt;/RecNum&gt;&lt;DisplayText&gt;[23,24]&lt;/DisplayText&gt;&lt;record&gt;&lt;rec-number&gt;23&lt;/rec-number&gt;&lt;foreign-keys&gt;&lt;key app="EN" db-id="0wweseex702xe3efzzjpxpztt5tsw2xdwvdr" timestamp="1673083270"&gt;23&lt;/key&gt;&lt;/foreign-keys&gt;&lt;ref-type name="Journal Article"&gt;17&lt;/ref-type&gt;&lt;contributors&gt;&lt;authors&gt;&lt;author&gt;Gu, Yuping&lt;/author&gt;&lt;author&gt;Cheng, Longsheng&lt;/author&gt;&lt;/authors&gt;&lt;/contributors&gt;&lt;titles&gt;&lt;title&gt;Classification of class overlapping datasets by kernel-MTS method&lt;/title&gt;&lt;secondary-title&gt;Int J Innov Comput Inf Control&lt;/secondary-title&gt;&lt;/titles&gt;&lt;periodical&gt;&lt;full-title&gt;Int J Innov Comput Inf Control&lt;/full-title&gt;&lt;/periodical&gt;&lt;pages&gt;1759-1767&lt;/pages&gt;&lt;volume&gt;13&lt;/volume&gt;&lt;number&gt;5&lt;/number&gt;&lt;dates&gt;&lt;year&gt;2017&lt;/year&gt;&lt;/dates&gt;&lt;urls&gt;&lt;/urls&gt;&lt;/record&gt;&lt;/Cite&gt;&lt;Cite&gt;&lt;Author&gt;Xiong&lt;/Author&gt;&lt;Year&gt;2013&lt;/Year&gt;&lt;RecNum&gt;24&lt;/RecNum&gt;&lt;record&gt;&lt;rec-number&gt;24&lt;/rec-number&gt;&lt;foreign-keys&gt;&lt;key app="EN" db-id="0wweseex702xe3efzzjpxpztt5tsw2xdwvdr" timestamp="1673083270"&gt;24&lt;/key&gt;&lt;/foreign-keys&gt;&lt;ref-type name="Journal Article"&gt;17&lt;/ref-type&gt;&lt;contributors&gt;&lt;authors&gt;&lt;author&gt;Xiong, Haitao&lt;/author&gt;&lt;author&gt;Li, Ming&lt;/author&gt;&lt;author&gt;Jiang, Tongqiang&lt;/author&gt;&lt;author&gt;Zhao, Shouxiang&lt;/author&gt;&lt;/authors&gt;&lt;/contributors&gt;&lt;titles&gt;&lt;title&gt;Classification algorithm based on NB for class overlapping problem&lt;/title&gt;&lt;secondary-title&gt;Appl Math&lt;/secondary-title&gt;&lt;/titles&gt;&lt;periodical&gt;&lt;full-title&gt;Appl Math&lt;/full-title&gt;&lt;/periodical&gt;&lt;pages&gt;409-415&lt;/pages&gt;&lt;volume&gt;7&lt;/volume&gt;&lt;number&gt;2L&lt;/number&gt;&lt;dates&gt;&lt;year&gt;2013&lt;/year&gt;&lt;/dates&gt;&lt;urls&gt;&lt;/urls&gt;&lt;/record&gt;&lt;/Cite&gt;&lt;/EndNote&gt;</w:instrText>
        </w:r>
        <w:r w:rsidR="00BD2ADB"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"_ENREF_23" \o "Gu, 2017 #23"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23</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"_ENREF_24" \o "Xiong, 2013 #24"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24</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BD2ADB" w:rsidRPr="00AC2E30">
          <w:rPr>
            <w:rFonts w:asciiTheme="majorBidi" w:hAnsiTheme="majorBidi" w:cstheme="majorBidi"/>
            <w:color w:val="000000" w:themeColor="text1"/>
          </w:rPr>
          <w:fldChar w:fldCharType="end"/>
        </w:r>
        <w:r w:rsidR="001D5DF9" w:rsidRPr="00AC2E30">
          <w:rPr>
            <w:rFonts w:asciiTheme="majorBidi" w:hAnsiTheme="majorBidi" w:cstheme="majorBidi"/>
            <w:color w:val="000000" w:themeColor="text1"/>
          </w:rPr>
          <w:t>.</w:t>
        </w:r>
      </w:ins>
      <w:r w:rsidR="001D5DF9" w:rsidRPr="00AC2E30">
        <w:rPr>
          <w:rFonts w:asciiTheme="majorBidi" w:hAnsiTheme="majorBidi" w:cstheme="majorBidi"/>
          <w:color w:val="000000" w:themeColor="text1"/>
        </w:rPr>
        <w:t xml:space="preserve"> Although </w:t>
      </w:r>
      <w:r w:rsidR="004576B9" w:rsidRPr="00AC2E30">
        <w:rPr>
          <w:rFonts w:asciiTheme="majorBidi" w:hAnsiTheme="majorBidi" w:cstheme="majorBidi"/>
          <w:color w:val="000000" w:themeColor="text1"/>
        </w:rPr>
        <w:t>s</w:t>
      </w:r>
      <w:r w:rsidR="001D5DF9" w:rsidRPr="00AC2E30">
        <w:rPr>
          <w:rFonts w:asciiTheme="majorBidi" w:hAnsiTheme="majorBidi" w:cstheme="majorBidi"/>
          <w:color w:val="000000" w:themeColor="text1"/>
        </w:rPr>
        <w:t>ulfonylurea</w:t>
      </w:r>
      <w:r w:rsidR="006C1586" w:rsidRPr="00AC2E30">
        <w:rPr>
          <w:rFonts w:asciiTheme="majorBidi" w:hAnsiTheme="majorBidi" w:cstheme="majorBidi"/>
          <w:color w:val="000000" w:themeColor="text1"/>
        </w:rPr>
        <w:t xml:space="preserve"> drug</w:t>
      </w:r>
      <w:r w:rsidR="001D5DF9" w:rsidRPr="00AC2E30">
        <w:rPr>
          <w:rFonts w:asciiTheme="majorBidi" w:hAnsiTheme="majorBidi" w:cstheme="majorBidi"/>
          <w:color w:val="000000" w:themeColor="text1"/>
        </w:rPr>
        <w:t xml:space="preserve">s constitute only 1.34% of the </w:t>
      </w:r>
      <w:r w:rsidR="00B97E07" w:rsidRPr="00AC2E30">
        <w:rPr>
          <w:rFonts w:asciiTheme="majorBidi" w:hAnsiTheme="majorBidi" w:cstheme="majorBidi"/>
          <w:color w:val="000000" w:themeColor="text1"/>
        </w:rPr>
        <w:t>201,031-</w:t>
      </w:r>
      <w:r w:rsidR="00344811" w:rsidRPr="00AC2E30">
        <w:rPr>
          <w:rFonts w:asciiTheme="majorBidi" w:hAnsiTheme="majorBidi" w:cstheme="majorBidi"/>
          <w:color w:val="000000" w:themeColor="text1"/>
        </w:rPr>
        <w:t xml:space="preserve">case </w:t>
      </w:r>
      <w:r w:rsidR="001D5DF9" w:rsidRPr="00AC2E30">
        <w:rPr>
          <w:rFonts w:asciiTheme="majorBidi" w:hAnsiTheme="majorBidi" w:cstheme="majorBidi"/>
          <w:color w:val="000000" w:themeColor="text1"/>
        </w:rPr>
        <w:t xml:space="preserve">dataset, the positive and negative classes </w:t>
      </w:r>
      <w:r w:rsidR="003A0263" w:rsidRPr="00AC2E30">
        <w:rPr>
          <w:rFonts w:asciiTheme="majorBidi" w:hAnsiTheme="majorBidi" w:cstheme="majorBidi"/>
          <w:color w:val="000000" w:themeColor="text1"/>
        </w:rPr>
        <w:t xml:space="preserve">(based on presence or absence of a symptom) </w:t>
      </w:r>
      <w:r w:rsidR="001D5DF9" w:rsidRPr="00AC2E30">
        <w:rPr>
          <w:rFonts w:asciiTheme="majorBidi" w:hAnsiTheme="majorBidi" w:cstheme="majorBidi"/>
          <w:color w:val="000000" w:themeColor="text1"/>
        </w:rPr>
        <w:t>po</w:t>
      </w:r>
      <w:r w:rsidR="001D5DF9" w:rsidRPr="00AC2E30">
        <w:rPr>
          <w:rFonts w:asciiTheme="majorBidi" w:hAnsiTheme="majorBidi" w:cstheme="majorBidi"/>
          <w:color w:val="000000" w:themeColor="text1"/>
        </w:rPr>
        <w:t>s</w:t>
      </w:r>
      <w:r w:rsidR="001D5DF9" w:rsidRPr="00AC2E30">
        <w:rPr>
          <w:rFonts w:asciiTheme="majorBidi" w:hAnsiTheme="majorBidi" w:cstheme="majorBidi"/>
          <w:color w:val="000000" w:themeColor="text1"/>
        </w:rPr>
        <w:t>sess di</w:t>
      </w:r>
      <w:r w:rsidR="001D5DF9" w:rsidRPr="00AC2E30">
        <w:rPr>
          <w:rFonts w:asciiTheme="majorBidi" w:hAnsiTheme="majorBidi" w:cstheme="majorBidi"/>
          <w:color w:val="000000" w:themeColor="text1"/>
        </w:rPr>
        <w:t>s</w:t>
      </w:r>
      <w:r w:rsidR="001D5DF9" w:rsidRPr="00AC2E30">
        <w:rPr>
          <w:rFonts w:asciiTheme="majorBidi" w:hAnsiTheme="majorBidi" w:cstheme="majorBidi"/>
          <w:color w:val="000000" w:themeColor="text1"/>
        </w:rPr>
        <w:t>tinct variance statistics per feature</w:t>
      </w:r>
      <w:r w:rsidR="009332FB" w:rsidRPr="00AC2E30">
        <w:rPr>
          <w:rFonts w:asciiTheme="majorBidi" w:hAnsiTheme="majorBidi" w:cstheme="majorBidi"/>
          <w:color w:val="000000" w:themeColor="text1"/>
        </w:rPr>
        <w:t xml:space="preserve"> (</w:t>
      </w:r>
      <w:r w:rsidR="004576B9" w:rsidRPr="00AC2E30">
        <w:rPr>
          <w:rFonts w:asciiTheme="majorBidi" w:hAnsiTheme="majorBidi" w:cstheme="majorBidi"/>
          <w:color w:val="000000" w:themeColor="text1"/>
        </w:rPr>
        <w:t>S</w:t>
      </w:r>
      <w:r w:rsidR="002F2C0C" w:rsidRPr="00AC2E30">
        <w:rPr>
          <w:rFonts w:asciiTheme="majorBidi" w:hAnsiTheme="majorBidi" w:cstheme="majorBidi"/>
          <w:color w:val="000000" w:themeColor="text1"/>
        </w:rPr>
        <w:t xml:space="preserve">upplementary </w:t>
      </w:r>
      <w:r w:rsidR="009332FB" w:rsidRPr="00AC2E30">
        <w:rPr>
          <w:rFonts w:asciiTheme="majorBidi" w:hAnsiTheme="majorBidi" w:cstheme="majorBidi"/>
          <w:color w:val="000000" w:themeColor="text1"/>
        </w:rPr>
        <w:t>Figure</w:t>
      </w:r>
      <w:r w:rsidR="003C1BF7" w:rsidRPr="00AC2E30">
        <w:rPr>
          <w:rFonts w:asciiTheme="majorBidi" w:hAnsiTheme="majorBidi" w:cstheme="majorBidi"/>
          <w:color w:val="000000" w:themeColor="text1"/>
        </w:rPr>
        <w:t xml:space="preserve"> </w:t>
      </w:r>
      <w:r w:rsidR="009332FB" w:rsidRPr="00AC2E30">
        <w:rPr>
          <w:rFonts w:asciiTheme="majorBidi" w:hAnsiTheme="majorBidi" w:cstheme="majorBidi"/>
          <w:color w:val="000000" w:themeColor="text1"/>
        </w:rPr>
        <w:t>1)</w:t>
      </w:r>
      <w:r w:rsidR="001D5DF9" w:rsidRPr="00AC2E30">
        <w:rPr>
          <w:rFonts w:asciiTheme="majorBidi" w:hAnsiTheme="majorBidi" w:cstheme="majorBidi"/>
          <w:color w:val="000000" w:themeColor="text1"/>
        </w:rPr>
        <w:t xml:space="preserve">. </w:t>
      </w:r>
    </w:p>
    <w:p w14:paraId="6A79BB05" w14:textId="4F1D35D9" w:rsidR="00467024" w:rsidRPr="00AC2E30" w:rsidRDefault="00401F68" w:rsidP="00385798">
      <w:pPr>
        <w:spacing w:line="480" w:lineRule="auto"/>
        <w:ind w:firstLine="720"/>
        <w:jc w:val="both"/>
        <w:rPr>
          <w:rFonts w:asciiTheme="majorBidi" w:hAnsiTheme="majorBidi" w:cstheme="majorBidi"/>
          <w:color w:val="000000" w:themeColor="text1"/>
        </w:rPr>
      </w:pPr>
      <w:bookmarkStart w:id="25" w:name="_Hlk94924889"/>
      <w:bookmarkStart w:id="26" w:name="_Hlk94926369"/>
      <w:r w:rsidRPr="00AC2E30">
        <w:rPr>
          <w:rFonts w:asciiTheme="majorBidi" w:hAnsiTheme="majorBidi" w:cstheme="majorBidi"/>
          <w:color w:val="000000" w:themeColor="text1"/>
        </w:rPr>
        <w:t>The</w:t>
      </w:r>
      <w:r w:rsidR="00E846BF" w:rsidRPr="00AC2E30">
        <w:rPr>
          <w:rFonts w:asciiTheme="majorBidi" w:hAnsiTheme="majorBidi" w:cstheme="majorBidi"/>
          <w:color w:val="000000" w:themeColor="text1"/>
        </w:rPr>
        <w:t xml:space="preserve"> overall</w:t>
      </w:r>
      <w:r w:rsidRPr="00AC2E30">
        <w:rPr>
          <w:rFonts w:asciiTheme="majorBidi" w:hAnsiTheme="majorBidi" w:cstheme="majorBidi"/>
          <w:color w:val="000000" w:themeColor="text1"/>
        </w:rPr>
        <w:t xml:space="preserve"> </w:t>
      </w:r>
      <w:r w:rsidR="004576B9" w:rsidRPr="00AC2E30">
        <w:rPr>
          <w:rFonts w:asciiTheme="majorBidi" w:hAnsiTheme="majorBidi" w:cstheme="majorBidi"/>
          <w:color w:val="000000" w:themeColor="text1"/>
        </w:rPr>
        <w:t xml:space="preserve">model </w:t>
      </w:r>
      <w:r w:rsidRPr="00AC2E30">
        <w:rPr>
          <w:rFonts w:asciiTheme="majorBidi" w:hAnsiTheme="majorBidi" w:cstheme="majorBidi"/>
          <w:color w:val="000000" w:themeColor="text1"/>
        </w:rPr>
        <w:t xml:space="preserve">accuracy and performance </w:t>
      </w:r>
      <w:r w:rsidR="00474FEB" w:rsidRPr="00AC2E30">
        <w:rPr>
          <w:rFonts w:asciiTheme="majorBidi" w:hAnsiTheme="majorBidi" w:cstheme="majorBidi"/>
          <w:color w:val="000000" w:themeColor="text1"/>
        </w:rPr>
        <w:t>indicates</w:t>
      </w:r>
      <w:r w:rsidR="002B75A5" w:rsidRPr="00AC2E30">
        <w:rPr>
          <w:rFonts w:asciiTheme="majorBidi" w:hAnsiTheme="majorBidi" w:cstheme="majorBidi"/>
          <w:color w:val="000000" w:themeColor="text1"/>
        </w:rPr>
        <w:t xml:space="preserve"> the model</w:t>
      </w:r>
      <w:r w:rsidR="000D7CB4" w:rsidRPr="00AC2E30">
        <w:rPr>
          <w:rFonts w:asciiTheme="majorBidi" w:hAnsiTheme="majorBidi" w:cstheme="majorBidi"/>
          <w:color w:val="000000" w:themeColor="text1"/>
        </w:rPr>
        <w:t>s</w:t>
      </w:r>
      <w:r w:rsidR="002B75A5" w:rsidRPr="00AC2E30">
        <w:rPr>
          <w:rFonts w:asciiTheme="majorBidi" w:hAnsiTheme="majorBidi" w:cstheme="majorBidi"/>
          <w:color w:val="000000" w:themeColor="text1"/>
        </w:rPr>
        <w:t xml:space="preserve"> can </w:t>
      </w:r>
      <w:r w:rsidR="00EA61B9" w:rsidRPr="00AC2E30">
        <w:rPr>
          <w:rFonts w:asciiTheme="majorBidi" w:hAnsiTheme="majorBidi" w:cstheme="majorBidi"/>
          <w:color w:val="000000" w:themeColor="text1"/>
        </w:rPr>
        <w:t>predict</w:t>
      </w:r>
      <w:r w:rsidR="002B75A5" w:rsidRPr="00AC2E30">
        <w:rPr>
          <w:rFonts w:asciiTheme="majorBidi" w:hAnsiTheme="majorBidi" w:cstheme="majorBidi"/>
          <w:color w:val="000000" w:themeColor="text1"/>
        </w:rPr>
        <w:t xml:space="preserve"> the</w:t>
      </w:r>
      <w:r w:rsidR="001D5DF9" w:rsidRPr="00AC2E30">
        <w:rPr>
          <w:rFonts w:asciiTheme="majorBidi" w:hAnsiTheme="majorBidi" w:cstheme="majorBidi"/>
          <w:color w:val="000000" w:themeColor="text1"/>
        </w:rPr>
        <w:t xml:space="preserve"> </w:t>
      </w:r>
      <w:r w:rsidR="00474FEB" w:rsidRPr="00AC2E30">
        <w:rPr>
          <w:rFonts w:asciiTheme="majorBidi" w:hAnsiTheme="majorBidi" w:cstheme="majorBidi"/>
          <w:color w:val="000000" w:themeColor="text1"/>
        </w:rPr>
        <w:t>inclu</w:t>
      </w:r>
      <w:r w:rsidR="00474FEB" w:rsidRPr="00AC2E30">
        <w:rPr>
          <w:rFonts w:asciiTheme="majorBidi" w:hAnsiTheme="majorBidi" w:cstheme="majorBidi"/>
          <w:color w:val="000000" w:themeColor="text1"/>
        </w:rPr>
        <w:t>d</w:t>
      </w:r>
      <w:r w:rsidR="00474FEB" w:rsidRPr="00AC2E30">
        <w:rPr>
          <w:rFonts w:asciiTheme="majorBidi" w:hAnsiTheme="majorBidi" w:cstheme="majorBidi"/>
          <w:color w:val="000000" w:themeColor="text1"/>
        </w:rPr>
        <w:t xml:space="preserve">ed </w:t>
      </w:r>
      <w:r w:rsidR="004576B9" w:rsidRPr="00AC2E30">
        <w:rPr>
          <w:rFonts w:asciiTheme="majorBidi" w:hAnsiTheme="majorBidi" w:cstheme="majorBidi"/>
          <w:color w:val="000000" w:themeColor="text1"/>
        </w:rPr>
        <w:t xml:space="preserve">drug </w:t>
      </w:r>
      <w:r w:rsidR="001D5DF9" w:rsidRPr="00AC2E30">
        <w:rPr>
          <w:rFonts w:asciiTheme="majorBidi" w:hAnsiTheme="majorBidi" w:cstheme="majorBidi"/>
          <w:color w:val="000000" w:themeColor="text1"/>
        </w:rPr>
        <w:t>products</w:t>
      </w:r>
      <w:r w:rsidR="002B75A5" w:rsidRPr="00AC2E30">
        <w:rPr>
          <w:rFonts w:asciiTheme="majorBidi" w:hAnsiTheme="majorBidi" w:cstheme="majorBidi"/>
          <w:color w:val="000000" w:themeColor="text1"/>
        </w:rPr>
        <w:t xml:space="preserve"> and classify cases</w:t>
      </w:r>
      <w:r w:rsidR="001D5DF9" w:rsidRPr="00AC2E30">
        <w:rPr>
          <w:rFonts w:asciiTheme="majorBidi" w:hAnsiTheme="majorBidi" w:cstheme="majorBidi"/>
          <w:color w:val="000000" w:themeColor="text1"/>
        </w:rPr>
        <w:t xml:space="preserve"> b</w:t>
      </w:r>
      <w:r w:rsidR="004576B9" w:rsidRPr="00AC2E30">
        <w:rPr>
          <w:rFonts w:asciiTheme="majorBidi" w:hAnsiTheme="majorBidi" w:cstheme="majorBidi"/>
          <w:color w:val="000000" w:themeColor="text1"/>
        </w:rPr>
        <w:t xml:space="preserve">ased on clinical </w:t>
      </w:r>
      <w:r w:rsidR="001D5DF9" w:rsidRPr="00AC2E30">
        <w:rPr>
          <w:rFonts w:asciiTheme="majorBidi" w:hAnsiTheme="majorBidi" w:cstheme="majorBidi"/>
          <w:color w:val="000000" w:themeColor="text1"/>
        </w:rPr>
        <w:t>features.</w:t>
      </w:r>
      <w:bookmarkEnd w:id="25"/>
      <w:r w:rsidR="00E846BF" w:rsidRPr="00AC2E30">
        <w:rPr>
          <w:rFonts w:asciiTheme="majorBidi" w:hAnsiTheme="majorBidi" w:cstheme="majorBidi"/>
          <w:color w:val="000000" w:themeColor="text1"/>
        </w:rPr>
        <w:t xml:space="preserve"> </w:t>
      </w:r>
      <w:r w:rsidR="00D16E79" w:rsidRPr="00AC2E30">
        <w:rPr>
          <w:rFonts w:asciiTheme="majorBidi" w:hAnsiTheme="majorBidi" w:cstheme="majorBidi"/>
          <w:color w:val="000000" w:themeColor="text1"/>
        </w:rPr>
        <w:t xml:space="preserve">Moreover, </w:t>
      </w:r>
      <w:r w:rsidR="00B345CB" w:rsidRPr="00AC2E30">
        <w:rPr>
          <w:rFonts w:asciiTheme="majorBidi" w:hAnsiTheme="majorBidi" w:cstheme="majorBidi"/>
          <w:color w:val="000000" w:themeColor="text1"/>
        </w:rPr>
        <w:t xml:space="preserve">there was </w:t>
      </w:r>
      <w:r w:rsidR="00D33108" w:rsidRPr="00AC2E30">
        <w:rPr>
          <w:rFonts w:asciiTheme="majorBidi" w:hAnsiTheme="majorBidi" w:cstheme="majorBidi"/>
          <w:color w:val="000000" w:themeColor="text1"/>
        </w:rPr>
        <w:t xml:space="preserve">correlation </w:t>
      </w:r>
      <w:r w:rsidR="001D5DF9" w:rsidRPr="00AC2E30">
        <w:rPr>
          <w:rFonts w:asciiTheme="majorBidi" w:hAnsiTheme="majorBidi" w:cstheme="majorBidi"/>
          <w:color w:val="000000" w:themeColor="text1"/>
        </w:rPr>
        <w:t xml:space="preserve">between </w:t>
      </w:r>
      <w:r w:rsidR="00D16E79" w:rsidRPr="00AC2E30">
        <w:rPr>
          <w:rFonts w:asciiTheme="majorBidi" w:hAnsiTheme="majorBidi" w:cstheme="majorBidi"/>
          <w:color w:val="000000" w:themeColor="text1"/>
        </w:rPr>
        <w:t>FC and CC</w:t>
      </w:r>
      <w:r w:rsidR="00321F23" w:rsidRPr="00AC2E30">
        <w:rPr>
          <w:rFonts w:asciiTheme="majorBidi" w:hAnsiTheme="majorBidi" w:cstheme="majorBidi"/>
          <w:color w:val="000000" w:themeColor="text1"/>
        </w:rPr>
        <w:t xml:space="preserve"> values </w:t>
      </w:r>
      <w:r w:rsidR="00D16E79" w:rsidRPr="00AC2E30">
        <w:rPr>
          <w:rFonts w:asciiTheme="majorBidi" w:hAnsiTheme="majorBidi" w:cstheme="majorBidi"/>
          <w:color w:val="000000" w:themeColor="text1"/>
        </w:rPr>
        <w:t>(</w:t>
      </w:r>
      <w:r w:rsidR="006D44F4" w:rsidRPr="00AC2E30">
        <w:rPr>
          <w:rFonts w:asciiTheme="majorBidi" w:hAnsiTheme="majorBidi" w:cstheme="majorBidi"/>
          <w:color w:val="000000" w:themeColor="text1"/>
        </w:rPr>
        <w:t xml:space="preserve">Supplementary </w:t>
      </w:r>
      <w:r w:rsidR="001D5DF9" w:rsidRPr="00AC2E30">
        <w:rPr>
          <w:rFonts w:asciiTheme="majorBidi" w:hAnsiTheme="majorBidi" w:cstheme="majorBidi"/>
          <w:color w:val="000000" w:themeColor="text1"/>
        </w:rPr>
        <w:t>Figure</w:t>
      </w:r>
      <w:r w:rsidR="00843707" w:rsidRPr="00AC2E30">
        <w:rPr>
          <w:rFonts w:asciiTheme="majorBidi" w:hAnsiTheme="majorBidi" w:cstheme="majorBidi"/>
          <w:color w:val="000000" w:themeColor="text1"/>
        </w:rPr>
        <w:t xml:space="preserve"> </w:t>
      </w:r>
      <w:r w:rsidR="001D5DF9" w:rsidRPr="00AC2E30">
        <w:rPr>
          <w:rFonts w:asciiTheme="majorBidi" w:hAnsiTheme="majorBidi" w:cstheme="majorBidi"/>
          <w:color w:val="000000" w:themeColor="text1"/>
        </w:rPr>
        <w:t>1</w:t>
      </w:r>
      <w:r w:rsidR="00D16E79" w:rsidRPr="00AC2E30">
        <w:rPr>
          <w:rFonts w:asciiTheme="majorBidi" w:hAnsiTheme="majorBidi" w:cstheme="majorBidi"/>
          <w:color w:val="000000" w:themeColor="text1"/>
        </w:rPr>
        <w:t>)</w:t>
      </w:r>
      <w:r w:rsidR="001D5DF9" w:rsidRPr="00AC2E30">
        <w:rPr>
          <w:rFonts w:asciiTheme="majorBidi" w:hAnsiTheme="majorBidi" w:cstheme="majorBidi"/>
          <w:color w:val="000000" w:themeColor="text1"/>
        </w:rPr>
        <w:t xml:space="preserve"> and model performance</w:t>
      </w:r>
      <w:r w:rsidR="00DF6EA4" w:rsidRPr="00AC2E30">
        <w:rPr>
          <w:rFonts w:asciiTheme="majorBidi" w:hAnsiTheme="majorBidi" w:cstheme="majorBidi"/>
          <w:color w:val="000000" w:themeColor="text1"/>
        </w:rPr>
        <w:t xml:space="preserve"> (Figures </w:t>
      </w:r>
      <w:r w:rsidR="006D44F4" w:rsidRPr="00AC2E30">
        <w:rPr>
          <w:rFonts w:asciiTheme="majorBidi" w:hAnsiTheme="majorBidi" w:cstheme="majorBidi"/>
          <w:color w:val="000000" w:themeColor="text1"/>
        </w:rPr>
        <w:t xml:space="preserve">3c </w:t>
      </w:r>
      <w:r w:rsidR="00DF6EA4" w:rsidRPr="00AC2E30">
        <w:rPr>
          <w:rFonts w:asciiTheme="majorBidi" w:hAnsiTheme="majorBidi" w:cstheme="majorBidi"/>
          <w:color w:val="000000" w:themeColor="text1"/>
        </w:rPr>
        <w:t xml:space="preserve">and </w:t>
      </w:r>
      <w:r w:rsidR="006D44F4" w:rsidRPr="00AC2E30">
        <w:rPr>
          <w:rFonts w:asciiTheme="majorBidi" w:hAnsiTheme="majorBidi" w:cstheme="majorBidi"/>
          <w:color w:val="000000" w:themeColor="text1"/>
        </w:rPr>
        <w:t>4c</w:t>
      </w:r>
      <w:r w:rsidR="00DF6EA4" w:rsidRPr="00AC2E30">
        <w:rPr>
          <w:rFonts w:asciiTheme="majorBidi" w:hAnsiTheme="majorBidi" w:cstheme="majorBidi"/>
          <w:color w:val="000000" w:themeColor="text1"/>
        </w:rPr>
        <w:t>)</w:t>
      </w:r>
      <w:r w:rsidR="001D5DF9" w:rsidRPr="00AC2E30">
        <w:rPr>
          <w:rFonts w:asciiTheme="majorBidi" w:hAnsiTheme="majorBidi" w:cstheme="majorBidi"/>
          <w:color w:val="000000" w:themeColor="text1"/>
        </w:rPr>
        <w:t>.</w:t>
      </w:r>
      <w:r w:rsidR="00DF6EA4" w:rsidRPr="00AC2E30">
        <w:rPr>
          <w:rFonts w:asciiTheme="majorBidi" w:hAnsiTheme="majorBidi" w:cstheme="majorBidi"/>
          <w:color w:val="000000" w:themeColor="text1"/>
        </w:rPr>
        <w:t xml:space="preserve"> </w:t>
      </w:r>
      <w:r w:rsidR="00321F23" w:rsidRPr="00AC2E30">
        <w:rPr>
          <w:rFonts w:asciiTheme="majorBidi" w:hAnsiTheme="majorBidi" w:cstheme="majorBidi"/>
          <w:color w:val="000000" w:themeColor="text1"/>
        </w:rPr>
        <w:t>R</w:t>
      </w:r>
      <w:r w:rsidR="00DF6EA4" w:rsidRPr="00AC2E30">
        <w:rPr>
          <w:rFonts w:asciiTheme="majorBidi" w:hAnsiTheme="majorBidi" w:cstheme="majorBidi"/>
          <w:color w:val="000000" w:themeColor="text1"/>
        </w:rPr>
        <w:t>esult</w:t>
      </w:r>
      <w:r w:rsidR="002608F9" w:rsidRPr="00AC2E30">
        <w:rPr>
          <w:rFonts w:asciiTheme="majorBidi" w:hAnsiTheme="majorBidi" w:cstheme="majorBidi"/>
          <w:color w:val="000000" w:themeColor="text1"/>
        </w:rPr>
        <w:t>s</w:t>
      </w:r>
      <w:r w:rsidR="00B345CB" w:rsidRPr="00AC2E30">
        <w:rPr>
          <w:rFonts w:asciiTheme="majorBidi" w:hAnsiTheme="majorBidi" w:cstheme="majorBidi"/>
          <w:color w:val="000000" w:themeColor="text1"/>
        </w:rPr>
        <w:t xml:space="preserve"> from this study</w:t>
      </w:r>
      <w:r w:rsidR="00DF6EA4" w:rsidRPr="00AC2E30">
        <w:rPr>
          <w:rFonts w:asciiTheme="majorBidi" w:hAnsiTheme="majorBidi" w:cstheme="majorBidi"/>
          <w:color w:val="000000" w:themeColor="text1"/>
        </w:rPr>
        <w:t xml:space="preserve"> </w:t>
      </w:r>
      <w:r w:rsidR="00321F23" w:rsidRPr="00AC2E30">
        <w:rPr>
          <w:rFonts w:asciiTheme="majorBidi" w:hAnsiTheme="majorBidi" w:cstheme="majorBidi"/>
          <w:color w:val="000000" w:themeColor="text1"/>
        </w:rPr>
        <w:t>are largely consistent with widely accepted clinical manifestations of drug toxicity from the included drug products</w:t>
      </w:r>
      <w:r w:rsidR="002608F9" w:rsidRPr="00AC2E30">
        <w:rPr>
          <w:rFonts w:asciiTheme="majorBidi" w:hAnsiTheme="majorBidi" w:cstheme="majorBidi"/>
          <w:color w:val="000000" w:themeColor="text1"/>
        </w:rPr>
        <w:t xml:space="preserve">. For example, </w:t>
      </w:r>
      <w:r w:rsidR="00623F13" w:rsidRPr="00AC2E30">
        <w:rPr>
          <w:rFonts w:asciiTheme="majorBidi" w:hAnsiTheme="majorBidi" w:cstheme="majorBidi"/>
          <w:color w:val="000000" w:themeColor="text1"/>
        </w:rPr>
        <w:t>the models identified benzodiaz</w:t>
      </w:r>
      <w:r w:rsidR="00623F13" w:rsidRPr="00AC2E30">
        <w:rPr>
          <w:rFonts w:asciiTheme="majorBidi" w:hAnsiTheme="majorBidi" w:cstheme="majorBidi"/>
          <w:color w:val="000000" w:themeColor="text1"/>
        </w:rPr>
        <w:t>e</w:t>
      </w:r>
      <w:r w:rsidR="00623F13" w:rsidRPr="00AC2E30">
        <w:rPr>
          <w:rFonts w:asciiTheme="majorBidi" w:hAnsiTheme="majorBidi" w:cstheme="majorBidi"/>
          <w:color w:val="000000" w:themeColor="text1"/>
        </w:rPr>
        <w:t>pine toxicity based on drowsiness and lethargy (Supplementary Figure 1). T</w:t>
      </w:r>
      <w:r w:rsidR="002608F9" w:rsidRPr="00AC2E30">
        <w:rPr>
          <w:rFonts w:asciiTheme="majorBidi" w:hAnsiTheme="majorBidi" w:cstheme="majorBidi"/>
          <w:color w:val="000000" w:themeColor="text1"/>
        </w:rPr>
        <w:t>he clinical hallmark of sulfonylurea toxicity is hypoglycemia</w:t>
      </w:r>
      <w:r w:rsidR="00623F13" w:rsidRPr="00AC2E30">
        <w:rPr>
          <w:rFonts w:asciiTheme="majorBidi" w:hAnsiTheme="majorBidi" w:cstheme="majorBidi"/>
          <w:color w:val="000000" w:themeColor="text1"/>
        </w:rPr>
        <w:t>,</w:t>
      </w:r>
      <w:r w:rsidR="00ED6BE3" w:rsidRPr="00AC2E30">
        <w:rPr>
          <w:rFonts w:asciiTheme="majorBidi" w:hAnsiTheme="majorBidi" w:cstheme="majorBidi"/>
          <w:color w:val="000000" w:themeColor="text1"/>
        </w:rPr>
        <w:t xml:space="preserve"> which resulted in both high </w:t>
      </w:r>
      <w:r w:rsidR="00D6608B">
        <w:rPr>
          <w:rFonts w:asciiTheme="majorBidi" w:hAnsiTheme="majorBidi" w:cstheme="majorBidi"/>
          <w:color w:val="000000" w:themeColor="text1"/>
        </w:rPr>
        <w:t>CC</w:t>
      </w:r>
      <w:r w:rsidR="00ED6BE3" w:rsidRPr="00AC2E30">
        <w:rPr>
          <w:rFonts w:asciiTheme="majorBidi" w:hAnsiTheme="majorBidi" w:cstheme="majorBidi"/>
          <w:color w:val="000000" w:themeColor="text1"/>
        </w:rPr>
        <w:t xml:space="preserve"> and </w:t>
      </w:r>
      <w:r w:rsidR="00D6608B">
        <w:rPr>
          <w:rFonts w:asciiTheme="majorBidi" w:hAnsiTheme="majorBidi" w:cstheme="majorBidi"/>
          <w:color w:val="000000" w:themeColor="text1"/>
        </w:rPr>
        <w:t>FC</w:t>
      </w:r>
      <w:r w:rsidR="00ED6BE3" w:rsidRPr="00AC2E30">
        <w:rPr>
          <w:rFonts w:asciiTheme="majorBidi" w:hAnsiTheme="majorBidi" w:cstheme="majorBidi"/>
          <w:color w:val="000000" w:themeColor="text1"/>
        </w:rPr>
        <w:t xml:space="preserve"> for </w:t>
      </w:r>
      <w:r w:rsidR="00623F13" w:rsidRPr="00AC2E30">
        <w:rPr>
          <w:rFonts w:asciiTheme="majorBidi" w:hAnsiTheme="majorBidi" w:cstheme="majorBidi"/>
          <w:color w:val="000000" w:themeColor="text1"/>
        </w:rPr>
        <w:t>s</w:t>
      </w:r>
      <w:r w:rsidR="00ED6BE3" w:rsidRPr="00AC2E30">
        <w:rPr>
          <w:rFonts w:asciiTheme="majorBidi" w:hAnsiTheme="majorBidi" w:cstheme="majorBidi"/>
          <w:color w:val="000000" w:themeColor="text1"/>
        </w:rPr>
        <w:t>ulfonyl</w:t>
      </w:r>
      <w:r w:rsidR="00ED6BE3" w:rsidRPr="00AC2E30">
        <w:rPr>
          <w:rFonts w:asciiTheme="majorBidi" w:hAnsiTheme="majorBidi" w:cstheme="majorBidi"/>
          <w:color w:val="000000" w:themeColor="text1"/>
        </w:rPr>
        <w:t>u</w:t>
      </w:r>
      <w:r w:rsidR="00ED6BE3" w:rsidRPr="00AC2E30">
        <w:rPr>
          <w:rFonts w:asciiTheme="majorBidi" w:hAnsiTheme="majorBidi" w:cstheme="majorBidi"/>
          <w:color w:val="000000" w:themeColor="text1"/>
        </w:rPr>
        <w:t>reas</w:t>
      </w:r>
      <w:r w:rsidR="002608F9" w:rsidRPr="00AC2E30">
        <w:rPr>
          <w:rFonts w:asciiTheme="majorBidi" w:hAnsiTheme="majorBidi" w:cstheme="majorBidi"/>
          <w:color w:val="000000" w:themeColor="text1"/>
        </w:rPr>
        <w:t xml:space="preserve">. </w:t>
      </w:r>
      <w:r w:rsidR="00ED6BE3" w:rsidRPr="00AC2E30">
        <w:rPr>
          <w:rFonts w:asciiTheme="majorBidi" w:hAnsiTheme="majorBidi" w:cstheme="majorBidi"/>
          <w:color w:val="000000" w:themeColor="text1"/>
        </w:rPr>
        <w:t xml:space="preserve">These instances of high CC and FC are one reason that </w:t>
      </w:r>
      <w:r w:rsidR="000D7CB4" w:rsidRPr="00AC2E30">
        <w:rPr>
          <w:rFonts w:asciiTheme="majorBidi" w:hAnsiTheme="majorBidi" w:cstheme="majorBidi"/>
          <w:color w:val="000000" w:themeColor="text1"/>
        </w:rPr>
        <w:t>the model can distinguish</w:t>
      </w:r>
      <w:r w:rsidR="00EA61B9" w:rsidRPr="00AC2E30">
        <w:rPr>
          <w:rFonts w:asciiTheme="majorBidi" w:hAnsiTheme="majorBidi" w:cstheme="majorBidi"/>
          <w:color w:val="000000" w:themeColor="text1"/>
        </w:rPr>
        <w:t xml:space="preserve"> </w:t>
      </w:r>
      <w:r w:rsidR="00321F23" w:rsidRPr="00AC2E30">
        <w:rPr>
          <w:rFonts w:asciiTheme="majorBidi" w:hAnsiTheme="majorBidi" w:cstheme="majorBidi"/>
          <w:color w:val="000000" w:themeColor="text1"/>
        </w:rPr>
        <w:t>s</w:t>
      </w:r>
      <w:r w:rsidR="001D5DF9" w:rsidRPr="00AC2E30">
        <w:rPr>
          <w:rFonts w:asciiTheme="majorBidi" w:hAnsiTheme="majorBidi" w:cstheme="majorBidi"/>
          <w:color w:val="000000" w:themeColor="text1"/>
        </w:rPr>
        <w:t>ulfonyl</w:t>
      </w:r>
      <w:r w:rsidR="001D5DF9" w:rsidRPr="00AC2E30">
        <w:rPr>
          <w:rFonts w:asciiTheme="majorBidi" w:hAnsiTheme="majorBidi" w:cstheme="majorBidi"/>
          <w:color w:val="000000" w:themeColor="text1"/>
        </w:rPr>
        <w:t>u</w:t>
      </w:r>
      <w:r w:rsidR="001D5DF9" w:rsidRPr="00AC2E30">
        <w:rPr>
          <w:rFonts w:asciiTheme="majorBidi" w:hAnsiTheme="majorBidi" w:cstheme="majorBidi"/>
          <w:color w:val="000000" w:themeColor="text1"/>
        </w:rPr>
        <w:t xml:space="preserve">reas successfully. </w:t>
      </w:r>
      <w:bookmarkStart w:id="27" w:name="_Hlk94926706"/>
      <w:bookmarkEnd w:id="26"/>
      <w:r w:rsidR="00623F13" w:rsidRPr="00AC2E30">
        <w:rPr>
          <w:rFonts w:asciiTheme="majorBidi" w:hAnsiTheme="majorBidi" w:cstheme="majorBidi"/>
          <w:color w:val="000000" w:themeColor="text1"/>
        </w:rPr>
        <w:t xml:space="preserve">The two </w:t>
      </w:r>
      <w:r w:rsidR="00601E28" w:rsidRPr="00AC2E30">
        <w:rPr>
          <w:rFonts w:asciiTheme="majorBidi" w:hAnsiTheme="majorBidi" w:cstheme="majorBidi"/>
          <w:color w:val="000000" w:themeColor="text1"/>
        </w:rPr>
        <w:t>model</w:t>
      </w:r>
      <w:r w:rsidR="00623F13" w:rsidRPr="00AC2E30">
        <w:rPr>
          <w:rFonts w:asciiTheme="majorBidi" w:hAnsiTheme="majorBidi" w:cstheme="majorBidi"/>
          <w:color w:val="000000" w:themeColor="text1"/>
        </w:rPr>
        <w:t>s</w:t>
      </w:r>
      <w:r w:rsidR="00601E28" w:rsidRPr="00AC2E30">
        <w:rPr>
          <w:rFonts w:asciiTheme="majorBidi" w:hAnsiTheme="majorBidi" w:cstheme="majorBidi"/>
          <w:color w:val="000000" w:themeColor="text1"/>
        </w:rPr>
        <w:t xml:space="preserve"> accurately identified sulfonylurea toxicity</w:t>
      </w:r>
      <w:r w:rsidR="00623F13" w:rsidRPr="00AC2E30">
        <w:rPr>
          <w:rFonts w:asciiTheme="majorBidi" w:hAnsiTheme="majorBidi" w:cstheme="majorBidi"/>
          <w:color w:val="000000" w:themeColor="text1"/>
        </w:rPr>
        <w:t>, but of note, s</w:t>
      </w:r>
      <w:r w:rsidR="00131FD1" w:rsidRPr="00AC2E30">
        <w:rPr>
          <w:rFonts w:asciiTheme="majorBidi" w:hAnsiTheme="majorBidi" w:cstheme="majorBidi"/>
          <w:color w:val="000000" w:themeColor="text1"/>
        </w:rPr>
        <w:t>u</w:t>
      </w:r>
      <w:r w:rsidR="00131FD1" w:rsidRPr="00AC2E30">
        <w:rPr>
          <w:rFonts w:asciiTheme="majorBidi" w:hAnsiTheme="majorBidi" w:cstheme="majorBidi"/>
          <w:color w:val="000000" w:themeColor="text1"/>
        </w:rPr>
        <w:t>l</w:t>
      </w:r>
      <w:r w:rsidR="00131FD1" w:rsidRPr="00AC2E30">
        <w:rPr>
          <w:rFonts w:asciiTheme="majorBidi" w:hAnsiTheme="majorBidi" w:cstheme="majorBidi"/>
          <w:color w:val="000000" w:themeColor="text1"/>
        </w:rPr>
        <w:t xml:space="preserve">fonylureas were the only </w:t>
      </w:r>
      <w:r w:rsidR="00623F13" w:rsidRPr="00AC2E30">
        <w:rPr>
          <w:rFonts w:asciiTheme="majorBidi" w:hAnsiTheme="majorBidi" w:cstheme="majorBidi"/>
          <w:color w:val="000000" w:themeColor="text1"/>
        </w:rPr>
        <w:t xml:space="preserve">included </w:t>
      </w:r>
      <w:r w:rsidR="00131FD1" w:rsidRPr="00AC2E30">
        <w:rPr>
          <w:rFonts w:asciiTheme="majorBidi" w:hAnsiTheme="majorBidi" w:cstheme="majorBidi"/>
          <w:color w:val="000000" w:themeColor="text1"/>
        </w:rPr>
        <w:t>drug</w:t>
      </w:r>
      <w:r w:rsidR="00B345CB" w:rsidRPr="00AC2E30">
        <w:rPr>
          <w:rFonts w:asciiTheme="majorBidi" w:hAnsiTheme="majorBidi" w:cstheme="majorBidi"/>
          <w:color w:val="000000" w:themeColor="text1"/>
        </w:rPr>
        <w:t xml:space="preserve"> clas</w:t>
      </w:r>
      <w:r w:rsidR="00131FD1" w:rsidRPr="00AC2E30">
        <w:rPr>
          <w:rFonts w:asciiTheme="majorBidi" w:hAnsiTheme="majorBidi" w:cstheme="majorBidi"/>
          <w:color w:val="000000" w:themeColor="text1"/>
        </w:rPr>
        <w:t xml:space="preserve">s </w:t>
      </w:r>
      <w:r w:rsidR="00623F13" w:rsidRPr="00AC2E30">
        <w:rPr>
          <w:rFonts w:asciiTheme="majorBidi" w:hAnsiTheme="majorBidi" w:cstheme="majorBidi"/>
          <w:color w:val="000000" w:themeColor="text1"/>
        </w:rPr>
        <w:t xml:space="preserve">expected to frequently cause </w:t>
      </w:r>
      <w:bookmarkEnd w:id="27"/>
      <w:r w:rsidR="00C7126A" w:rsidRPr="00AC2E30">
        <w:rPr>
          <w:rFonts w:asciiTheme="majorBidi" w:hAnsiTheme="majorBidi" w:cstheme="majorBidi"/>
          <w:color w:val="000000" w:themeColor="text1"/>
        </w:rPr>
        <w:t>hypoglycemia. It</w:t>
      </w:r>
      <w:r w:rsidR="00691D14" w:rsidRPr="00AC2E30">
        <w:rPr>
          <w:rFonts w:asciiTheme="majorBidi" w:hAnsiTheme="majorBidi" w:cstheme="majorBidi"/>
          <w:color w:val="000000" w:themeColor="text1"/>
        </w:rPr>
        <w:t xml:space="preserve"> is common for </w:t>
      </w:r>
      <w:r w:rsidR="00093E5F">
        <w:rPr>
          <w:rFonts w:asciiTheme="majorBidi" w:hAnsiTheme="majorBidi" w:cstheme="majorBidi"/>
          <w:color w:val="000000" w:themeColor="text1"/>
        </w:rPr>
        <w:t>ML</w:t>
      </w:r>
      <w:r w:rsidR="00897624" w:rsidRPr="00AC2E30">
        <w:rPr>
          <w:rFonts w:asciiTheme="majorBidi" w:hAnsiTheme="majorBidi" w:cstheme="majorBidi"/>
          <w:color w:val="000000" w:themeColor="text1"/>
        </w:rPr>
        <w:t xml:space="preserve"> and </w:t>
      </w:r>
      <w:r w:rsidR="0091241A" w:rsidRPr="00AC2E30">
        <w:rPr>
          <w:rFonts w:asciiTheme="majorBidi" w:hAnsiTheme="majorBidi" w:cstheme="majorBidi"/>
          <w:color w:val="000000" w:themeColor="text1"/>
        </w:rPr>
        <w:t>D</w:t>
      </w:r>
      <w:r w:rsidR="00897624" w:rsidRPr="00AC2E30">
        <w:rPr>
          <w:rFonts w:asciiTheme="majorBidi" w:hAnsiTheme="majorBidi" w:cstheme="majorBidi"/>
          <w:color w:val="000000" w:themeColor="text1"/>
        </w:rPr>
        <w:t xml:space="preserve">eep </w:t>
      </w:r>
      <w:r w:rsidR="0091241A" w:rsidRPr="00AC2E30">
        <w:rPr>
          <w:rFonts w:asciiTheme="majorBidi" w:hAnsiTheme="majorBidi" w:cstheme="majorBidi"/>
          <w:color w:val="000000" w:themeColor="text1"/>
        </w:rPr>
        <w:t>L</w:t>
      </w:r>
      <w:r w:rsidR="00897624" w:rsidRPr="00AC2E30">
        <w:rPr>
          <w:rFonts w:asciiTheme="majorBidi" w:hAnsiTheme="majorBidi" w:cstheme="majorBidi"/>
          <w:color w:val="000000" w:themeColor="text1"/>
        </w:rPr>
        <w:t xml:space="preserve">earning </w:t>
      </w:r>
      <w:r w:rsidR="00691D14" w:rsidRPr="00AC2E30">
        <w:rPr>
          <w:rFonts w:asciiTheme="majorBidi" w:hAnsiTheme="majorBidi" w:cstheme="majorBidi"/>
          <w:color w:val="000000" w:themeColor="text1"/>
        </w:rPr>
        <w:t xml:space="preserve">applications in medicine to focus on </w:t>
      </w:r>
      <w:r w:rsidR="00897624" w:rsidRPr="00AC2E30">
        <w:rPr>
          <w:rFonts w:asciiTheme="majorBidi" w:hAnsiTheme="majorBidi" w:cstheme="majorBidi"/>
          <w:color w:val="000000" w:themeColor="text1"/>
        </w:rPr>
        <w:t>prognosis, diagnosis, or differentiation of clinical groups (e.g.</w:t>
      </w:r>
      <w:r w:rsidR="001837CB" w:rsidRPr="00AC2E30">
        <w:rPr>
          <w:rFonts w:asciiTheme="majorBidi" w:hAnsiTheme="majorBidi" w:cstheme="majorBidi"/>
          <w:color w:val="000000" w:themeColor="text1"/>
        </w:rPr>
        <w:t>,</w:t>
      </w:r>
      <w:r w:rsidR="00897624" w:rsidRPr="00AC2E30">
        <w:rPr>
          <w:rFonts w:asciiTheme="majorBidi" w:hAnsiTheme="majorBidi" w:cstheme="majorBidi"/>
          <w:color w:val="000000" w:themeColor="text1"/>
        </w:rPr>
        <w:t xml:space="preserve"> a group with pathology</w:t>
      </w:r>
      <w:r w:rsidR="00691D14" w:rsidRPr="00AC2E30">
        <w:rPr>
          <w:rFonts w:asciiTheme="majorBidi" w:hAnsiTheme="majorBidi" w:cstheme="majorBidi"/>
          <w:color w:val="000000" w:themeColor="text1"/>
        </w:rPr>
        <w:t>)</w:t>
      </w:r>
      <w:r w:rsidR="005C5391" w:rsidRPr="00AC2E30">
        <w:rPr>
          <w:rFonts w:asciiTheme="majorBidi" w:hAnsiTheme="majorBidi" w:cstheme="majorBidi"/>
          <w:color w:val="000000" w:themeColor="text1"/>
        </w:rPr>
        <w:t xml:space="preserve"> </w:t>
      </w:r>
      <w:del w:id="28" w:author="Author">
        <w:r w:rsidR="00886BB4"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&lt;EndNote&gt;&lt;Cite&gt;&lt;Author&gt;Triantafyllidis&lt;/Author&gt;&lt;Year&gt;2019&lt;/Year&gt;&lt;RecNum&gt;52&lt;/RecNum&gt;&lt;DisplayText&gt;[25]&lt;/DisplayText&gt;&lt;record&gt;&lt;rec-number&gt;52&lt;/rec-number&gt;&lt;foreign-keys&gt;&lt;key app="EN" db-id="5fvfszed7wrrv3es9dap59di5wr22wdadezr" timestamp="1633196531"&gt;52&lt;/key&gt;&lt;/foreign-keys&gt;&lt;ref-type name="Journal Article"&gt;17&lt;/ref-type&gt;&lt;contributors&gt;&lt;authors&gt;&lt;author&gt;Triantafyllidis, Andreas K&lt;/author&gt;&lt;author&gt;Tsanas, Athanasios&lt;/author&gt;&lt;/authors&gt;&lt;/contributors&gt;&lt;titles&gt;&lt;title&gt;Applications of machine learning in real-life digital health interventions: review of the literature&lt;/title&gt;&lt;secondary-title&gt;Journal of medical Internet research&lt;/secondary-title&gt;&lt;/titles&gt;&lt;periodical&gt;&lt;full-title&gt;Journal of medical Internet research&lt;/full-title&gt;&lt;/periodical&gt;&lt;pages&gt;e12286&lt;/pages&gt;&lt;volume&gt;21&lt;/volume&gt;&lt;number&gt;4&lt;/number&gt;&lt;dates&gt;&lt;year&gt;2019&lt;/year&gt;&lt;/dates&gt;&lt;urls&gt;&lt;/urls&gt;&lt;/record&gt;&lt;/Cite&gt;&lt;/EndNote&gt;</w:delInstrText>
        </w:r>
        <w:r w:rsidR="00886BB4"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"_ENREF_25" \o "Triantafyllidis, 2019 #52"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25</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886BB4" w:rsidRPr="00AC2E30">
          <w:rPr>
            <w:rFonts w:asciiTheme="majorBidi" w:hAnsiTheme="majorBidi" w:cstheme="majorBidi"/>
            <w:color w:val="000000" w:themeColor="text1"/>
          </w:rPr>
          <w:fldChar w:fldCharType="end"/>
        </w:r>
        <w:r w:rsidR="00F37BAF" w:rsidRPr="00AC2E30">
          <w:rPr>
            <w:rFonts w:asciiTheme="majorBidi" w:hAnsiTheme="majorBidi" w:cstheme="majorBidi"/>
            <w:color w:val="000000" w:themeColor="text1"/>
          </w:rPr>
          <w:delText>.</w:delText>
        </w:r>
      </w:del>
      <w:ins w:id="29" w:author="Autho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&lt;EndNote&gt;&lt;Cite&gt;&lt;Author&gt;Triantafyllidis&lt;/Author&gt;&lt;Year&gt;2019&lt;/Year&gt;&lt;RecNum&gt;25&lt;/RecNum&gt;&lt;DisplayText&gt;[25]&lt;/DisplayText&gt;&lt;record&gt;&lt;rec-number&gt;25&lt;/rec-number&gt;&lt;foreign-keys&gt;&lt;key app="EN" db-id="0wweseex702xe3efzzjpxpztt5tsw2xdwvdr" timestamp="1673083270"&gt;25&lt;/key&gt;&lt;/foreign-keys&gt;&lt;ref-type name="Journal Article"&gt;17&lt;/ref-type&gt;&lt;contributors&gt;&lt;authors&gt;&lt;author&gt;Triantafyllidis, Andreas K&lt;/author&gt;&lt;author&gt;Tsanas, Athanasios&lt;/author&gt;&lt;/authors&gt;&lt;/contributors&gt;&lt;titles&gt;&lt;title&gt;Applications of machine learning in real-life digital health interventions: review of the literature&lt;/title&gt;&lt;secondary-title&gt;J Med Internet Res&lt;/secondary-title&gt;&lt;/titles&gt;&lt;periodical&gt;&lt;full-title&gt;J Med Internet Res&lt;/full-title&gt;&lt;/periodical&gt;&lt;pages&gt;e12286&lt;/pages&gt;&lt;volume&gt;21&lt;/volume&gt;&lt;number&gt;4&lt;/number&gt;&lt;dates&gt;&lt;year&gt;2019&lt;/year&gt;&lt;/dates&gt;&lt;urls&gt;&lt;/urls&gt;&lt;/record&gt;&lt;/Cite&gt;&lt;/EndNote&gt;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"_ENREF_25" \o "Triantafyllidis, 2019 #25"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25</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r w:rsidR="00F37BAF" w:rsidRPr="00AC2E30">
          <w:rPr>
            <w:rFonts w:asciiTheme="majorBidi" w:hAnsiTheme="majorBidi" w:cstheme="majorBidi"/>
            <w:color w:val="000000" w:themeColor="text1"/>
          </w:rPr>
          <w:t>.</w:t>
        </w:r>
      </w:ins>
      <w:r w:rsidR="00691D14" w:rsidRPr="00AC2E30">
        <w:rPr>
          <w:rFonts w:asciiTheme="majorBidi" w:hAnsiTheme="majorBidi" w:cstheme="majorBidi"/>
          <w:color w:val="000000" w:themeColor="text1"/>
        </w:rPr>
        <w:t xml:space="preserve">  </w:t>
      </w:r>
      <w:r w:rsidR="00D731B5" w:rsidRPr="00AC2E30">
        <w:rPr>
          <w:rFonts w:asciiTheme="majorBidi" w:hAnsiTheme="majorBidi" w:cstheme="majorBidi"/>
          <w:color w:val="000000" w:themeColor="text1"/>
        </w:rPr>
        <w:t xml:space="preserve">There is variability in how clinical success is defined for </w:t>
      </w:r>
      <w:r w:rsidR="00A137F1" w:rsidRPr="00AC2E30">
        <w:rPr>
          <w:rFonts w:asciiTheme="majorBidi" w:hAnsiTheme="majorBidi" w:cstheme="majorBidi"/>
          <w:color w:val="000000" w:themeColor="text1"/>
        </w:rPr>
        <w:t xml:space="preserve">DNN or </w:t>
      </w:r>
      <w:r w:rsidR="00D731B5" w:rsidRPr="00AC2E30">
        <w:rPr>
          <w:rFonts w:asciiTheme="majorBidi" w:hAnsiTheme="majorBidi" w:cstheme="majorBidi"/>
          <w:color w:val="000000" w:themeColor="text1"/>
        </w:rPr>
        <w:t>ML algorithms in medicine based on the evalu</w:t>
      </w:r>
      <w:r w:rsidR="00D731B5" w:rsidRPr="00AC2E30">
        <w:rPr>
          <w:rFonts w:asciiTheme="majorBidi" w:hAnsiTheme="majorBidi" w:cstheme="majorBidi"/>
          <w:color w:val="000000" w:themeColor="text1"/>
        </w:rPr>
        <w:t>a</w:t>
      </w:r>
      <w:r w:rsidR="00D731B5" w:rsidRPr="00AC2E30">
        <w:rPr>
          <w:rFonts w:asciiTheme="majorBidi" w:hAnsiTheme="majorBidi" w:cstheme="majorBidi"/>
          <w:color w:val="000000" w:themeColor="text1"/>
        </w:rPr>
        <w:t xml:space="preserve">tion </w:t>
      </w:r>
      <w:r w:rsidR="0091241A" w:rsidRPr="00AC2E30">
        <w:rPr>
          <w:rFonts w:asciiTheme="majorBidi" w:hAnsiTheme="majorBidi" w:cstheme="majorBidi"/>
          <w:color w:val="000000" w:themeColor="text1"/>
        </w:rPr>
        <w:t xml:space="preserve">matrix </w:t>
      </w:r>
      <w:r w:rsidR="00D731B5" w:rsidRPr="00AC2E30">
        <w:rPr>
          <w:rFonts w:asciiTheme="majorBidi" w:hAnsiTheme="majorBidi" w:cstheme="majorBidi"/>
          <w:color w:val="000000" w:themeColor="text1"/>
        </w:rPr>
        <w:t xml:space="preserve">emphasized and the cutoff used to consider clinical success and utility. There is no best-practice cutoff value, and clinicians may determine what </w:t>
      </w:r>
      <w:r w:rsidR="00691D14" w:rsidRPr="00AC2E30">
        <w:rPr>
          <w:rFonts w:asciiTheme="majorBidi" w:hAnsiTheme="majorBidi" w:cstheme="majorBidi"/>
          <w:color w:val="000000" w:themeColor="text1"/>
        </w:rPr>
        <w:t xml:space="preserve">performance threshold </w:t>
      </w:r>
      <w:r w:rsidR="00D731B5" w:rsidRPr="00AC2E30">
        <w:rPr>
          <w:rFonts w:asciiTheme="majorBidi" w:hAnsiTheme="majorBidi" w:cstheme="majorBidi"/>
          <w:color w:val="000000" w:themeColor="text1"/>
        </w:rPr>
        <w:t>is accept</w:t>
      </w:r>
      <w:r w:rsidR="00D731B5" w:rsidRPr="00AC2E30">
        <w:rPr>
          <w:rFonts w:asciiTheme="majorBidi" w:hAnsiTheme="majorBidi" w:cstheme="majorBidi"/>
          <w:color w:val="000000" w:themeColor="text1"/>
        </w:rPr>
        <w:t>a</w:t>
      </w:r>
      <w:r w:rsidR="00D731B5" w:rsidRPr="00AC2E30">
        <w:rPr>
          <w:rFonts w:asciiTheme="majorBidi" w:hAnsiTheme="majorBidi" w:cstheme="majorBidi"/>
          <w:color w:val="000000" w:themeColor="text1"/>
        </w:rPr>
        <w:t>ble in their practice</w:t>
      </w:r>
      <w:r w:rsidR="005C5391" w:rsidRPr="00AC2E30">
        <w:rPr>
          <w:rFonts w:asciiTheme="majorBidi" w:hAnsiTheme="majorBidi" w:cstheme="majorBidi"/>
          <w:color w:val="000000" w:themeColor="text1"/>
        </w:rPr>
        <w:t xml:space="preserve"> </w:t>
      </w:r>
      <w:r w:rsidR="00886BB4" w:rsidRPr="00AC2E30">
        <w:rPr>
          <w:rFonts w:asciiTheme="majorBidi" w:hAnsiTheme="majorBidi" w:cstheme="majorBidi"/>
          <w:color w:val="000000" w:themeColor="text1"/>
        </w:rPr>
        <w:fldChar w:fldCharType="begin">
          <w:fldData xml:space="preserve">PEVuZE5vdGU+PENpdGU+PEF1dGhvcj5BcmlzaG9sbTwvQXV0aG9yPjxZZWFyPjIwMTA8L1llYXI+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</w:fldData>
        </w:fldChar>
      </w:r>
      <w:r w:rsidR="00385798">
        <w:rPr>
          <w:rFonts w:asciiTheme="majorBidi" w:hAnsiTheme="majorBidi" w:cstheme="majorBidi"/>
          <w:color w:val="000000" w:themeColor="text1"/>
        </w:rPr>
        <w:instrText xml:space="preserve"> ADDIN EN.CITE </w:instrText>
      </w:r>
      <w:r w:rsidR="00385798">
        <w:rPr>
          <w:rFonts w:asciiTheme="majorBidi" w:hAnsiTheme="majorBidi" w:cstheme="majorBidi"/>
          <w:color w:val="000000" w:themeColor="text1"/>
        </w:rPr>
        <w:fldChar w:fldCharType="begin">
          <w:fldData xml:space="preserve">PEVuZE5vdGU+PENpdGU+PEF1dGhvcj5BcmlzaG9sbTwvQXV0aG9yPjxZZWFyPjIwMTA8L1llYXI+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</w:fldData>
        </w:fldChar>
      </w:r>
      <w:r w:rsidR="00385798">
        <w:rPr>
          <w:rFonts w:asciiTheme="majorBidi" w:hAnsiTheme="majorBidi" w:cstheme="majorBidi"/>
          <w:color w:val="000000" w:themeColor="text1"/>
        </w:rPr>
        <w:instrText xml:space="preserve"> ADDIN EN.CITE.DATA </w:instrText>
      </w:r>
      <w:r w:rsidR="00385798">
        <w:rPr>
          <w:rFonts w:asciiTheme="majorBidi" w:hAnsiTheme="majorBidi" w:cstheme="majorBidi"/>
          <w:color w:val="000000" w:themeColor="text1"/>
        </w:rPr>
      </w:r>
      <w:r w:rsidR="00385798">
        <w:rPr>
          <w:rFonts w:asciiTheme="majorBidi" w:hAnsiTheme="majorBidi" w:cstheme="majorBidi"/>
          <w:color w:val="000000" w:themeColor="text1"/>
        </w:rPr>
        <w:fldChar w:fldCharType="end"/>
      </w:r>
      <w:r w:rsidR="00886BB4" w:rsidRPr="00AC2E30">
        <w:rPr>
          <w:rFonts w:asciiTheme="majorBidi" w:hAnsiTheme="majorBidi" w:cstheme="majorBidi"/>
          <w:color w:val="000000" w:themeColor="text1"/>
        </w:rPr>
        <w:fldChar w:fldCharType="separate"/>
      </w:r>
      <w:del w:id="30" w:author="Autho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"_ENREF_26" \o "Arisholm, 2010 #47"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26-29</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del>
      <w:ins w:id="31" w:author="Autho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"_ENREF_26" \o "Arisholm, 2010 #26"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26-29</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ins>
      <w:r w:rsidR="00886BB4" w:rsidRPr="00AC2E30">
        <w:rPr>
          <w:rFonts w:asciiTheme="majorBidi" w:hAnsiTheme="majorBidi" w:cstheme="majorBidi"/>
          <w:color w:val="000000" w:themeColor="text1"/>
        </w:rPr>
        <w:fldChar w:fldCharType="end"/>
      </w:r>
      <w:r w:rsidR="00D731B5" w:rsidRPr="00AC2E30">
        <w:rPr>
          <w:rFonts w:asciiTheme="majorBidi" w:hAnsiTheme="majorBidi" w:cstheme="majorBidi"/>
          <w:color w:val="000000" w:themeColor="text1"/>
        </w:rPr>
        <w:t xml:space="preserve">. </w:t>
      </w:r>
    </w:p>
    <w:p w14:paraId="2EC6BE0C" w14:textId="731AB352" w:rsidR="004A14DF" w:rsidRPr="00120274" w:rsidRDefault="00D30AE6" w:rsidP="00385798">
      <w:pPr>
        <w:spacing w:line="480" w:lineRule="auto"/>
        <w:ind w:firstLine="720"/>
        <w:jc w:val="both"/>
        <w:rPr>
          <w:color w:val="000000"/>
          <w:shd w:val="clear" w:color="auto" w:fill="FFFF00"/>
        </w:rPr>
      </w:pPr>
      <w:r w:rsidRPr="00AC2E30">
        <w:rPr>
          <w:rFonts w:asciiTheme="majorBidi" w:hAnsiTheme="majorBidi" w:cstheme="majorBidi"/>
          <w:color w:val="000000" w:themeColor="text1"/>
        </w:rPr>
        <w:t>A</w:t>
      </w:r>
      <w:r w:rsidR="003A067A" w:rsidRPr="00AC2E30">
        <w:rPr>
          <w:rFonts w:asciiTheme="majorBidi" w:hAnsiTheme="majorBidi" w:cstheme="majorBidi"/>
          <w:color w:val="000000" w:themeColor="text1"/>
        </w:rPr>
        <w:t>pplication</w:t>
      </w:r>
      <w:r w:rsidRPr="00AC2E30">
        <w:rPr>
          <w:rFonts w:asciiTheme="majorBidi" w:hAnsiTheme="majorBidi" w:cstheme="majorBidi"/>
          <w:color w:val="000000" w:themeColor="text1"/>
        </w:rPr>
        <w:t>s</w:t>
      </w:r>
      <w:r w:rsidR="003A067A" w:rsidRPr="00AC2E30">
        <w:rPr>
          <w:rFonts w:asciiTheme="majorBidi" w:hAnsiTheme="majorBidi" w:cstheme="majorBidi"/>
          <w:color w:val="000000" w:themeColor="text1"/>
        </w:rPr>
        <w:t xml:space="preserve"> of </w:t>
      </w:r>
      <w:r w:rsidR="008B05B8" w:rsidRPr="00AC2E30">
        <w:rPr>
          <w:rFonts w:asciiTheme="majorBidi" w:hAnsiTheme="majorBidi" w:cstheme="majorBidi"/>
          <w:color w:val="000000" w:themeColor="text1"/>
        </w:rPr>
        <w:t>ML</w:t>
      </w:r>
      <w:r w:rsidR="009876B1" w:rsidRPr="00AC2E30">
        <w:rPr>
          <w:rFonts w:asciiTheme="majorBidi" w:hAnsiTheme="majorBidi" w:cstheme="majorBidi"/>
          <w:color w:val="000000" w:themeColor="text1"/>
        </w:rPr>
        <w:t xml:space="preserve"> in medicine</w:t>
      </w:r>
      <w:r w:rsidR="00D7159B" w:rsidRPr="00AC2E30">
        <w:rPr>
          <w:rFonts w:asciiTheme="majorBidi" w:hAnsiTheme="majorBidi" w:cstheme="majorBidi"/>
          <w:color w:val="000000" w:themeColor="text1"/>
        </w:rPr>
        <w:t xml:space="preserve"> and </w:t>
      </w:r>
      <w:r w:rsidRPr="00AC2E30">
        <w:rPr>
          <w:rFonts w:asciiTheme="majorBidi" w:hAnsiTheme="majorBidi" w:cstheme="majorBidi"/>
          <w:color w:val="000000" w:themeColor="text1"/>
        </w:rPr>
        <w:t xml:space="preserve">medical </w:t>
      </w:r>
      <w:r w:rsidR="003A067A" w:rsidRPr="00AC2E30">
        <w:rPr>
          <w:rFonts w:asciiTheme="majorBidi" w:hAnsiTheme="majorBidi" w:cstheme="majorBidi"/>
          <w:color w:val="000000" w:themeColor="text1"/>
        </w:rPr>
        <w:t>toxicology</w:t>
      </w:r>
      <w:r w:rsidR="00D7159B" w:rsidRPr="00AC2E30">
        <w:rPr>
          <w:rFonts w:asciiTheme="majorBidi" w:hAnsiTheme="majorBidi" w:cstheme="majorBidi"/>
          <w:color w:val="000000" w:themeColor="text1"/>
        </w:rPr>
        <w:t xml:space="preserve"> research</w:t>
      </w:r>
      <w:r w:rsidR="003A067A" w:rsidRPr="00AC2E30">
        <w:rPr>
          <w:rFonts w:asciiTheme="majorBidi" w:hAnsiTheme="majorBidi" w:cstheme="majorBidi"/>
          <w:color w:val="000000" w:themeColor="text1"/>
        </w:rPr>
        <w:t xml:space="preserve"> </w:t>
      </w:r>
      <w:r w:rsidR="00CD7CA4" w:rsidRPr="00AC2E30">
        <w:rPr>
          <w:rFonts w:asciiTheme="majorBidi" w:hAnsiTheme="majorBidi" w:cstheme="majorBidi"/>
          <w:color w:val="000000" w:themeColor="text1"/>
        </w:rPr>
        <w:t xml:space="preserve">is </w:t>
      </w:r>
      <w:r w:rsidR="00FB53E3" w:rsidRPr="00AC2E30">
        <w:rPr>
          <w:rFonts w:asciiTheme="majorBidi" w:hAnsiTheme="majorBidi" w:cstheme="majorBidi"/>
          <w:color w:val="000000" w:themeColor="text1"/>
        </w:rPr>
        <w:t>accelerating</w:t>
      </w:r>
      <w:r w:rsidR="003A067A" w:rsidRPr="00AC2E30">
        <w:rPr>
          <w:rFonts w:asciiTheme="majorBidi" w:hAnsiTheme="majorBidi" w:cstheme="majorBidi"/>
          <w:color w:val="000000" w:themeColor="text1"/>
        </w:rPr>
        <w:t xml:space="preserve">. </w:t>
      </w:r>
      <w:r w:rsidR="00E67276" w:rsidRPr="00AC2E30">
        <w:rPr>
          <w:rFonts w:asciiTheme="majorBidi" w:hAnsiTheme="majorBidi" w:cstheme="majorBidi"/>
          <w:color w:val="000000" w:themeColor="text1"/>
        </w:rPr>
        <w:t xml:space="preserve">A study by </w:t>
      </w:r>
      <w:r w:rsidR="003A067A" w:rsidRPr="00AC2E30">
        <w:rPr>
          <w:rFonts w:asciiTheme="majorBidi" w:hAnsiTheme="majorBidi" w:cstheme="majorBidi"/>
        </w:rPr>
        <w:t xml:space="preserve">Nogee </w:t>
      </w:r>
      <w:r w:rsidR="00E67276" w:rsidRPr="00AC2E30">
        <w:rPr>
          <w:rFonts w:asciiTheme="majorBidi" w:hAnsiTheme="majorBidi" w:cstheme="majorBidi"/>
        </w:rPr>
        <w:t>et al.</w:t>
      </w:r>
      <w:r w:rsidR="00093E5F" w:rsidRPr="00093E5F">
        <w:rPr>
          <w:rFonts w:asciiTheme="majorBidi" w:hAnsiTheme="majorBidi" w:cstheme="majorBidi"/>
        </w:rPr>
        <w:t xml:space="preserve"> </w:t>
      </w:r>
      <w:r w:rsidR="00093E5F">
        <w:rPr>
          <w:rFonts w:asciiTheme="majorBidi" w:hAnsiTheme="majorBidi" w:cstheme="majorBidi"/>
        </w:rPr>
        <w:t>(2020)</w:t>
      </w:r>
      <w:r w:rsidR="00E67276" w:rsidRPr="00AC2E30">
        <w:rPr>
          <w:rFonts w:asciiTheme="majorBidi" w:hAnsiTheme="majorBidi" w:cstheme="majorBidi"/>
        </w:rPr>
        <w:t xml:space="preserve"> </w:t>
      </w:r>
      <w:r w:rsidR="009445CA" w:rsidRPr="00AC2E30">
        <w:rPr>
          <w:rFonts w:asciiTheme="majorBidi" w:hAnsiTheme="majorBidi" w:cstheme="majorBidi"/>
        </w:rPr>
        <w:t xml:space="preserve"> </w:t>
      </w:r>
      <w:r w:rsidR="003A067A" w:rsidRPr="00AC2E30">
        <w:rPr>
          <w:rFonts w:asciiTheme="majorBidi" w:hAnsiTheme="majorBidi" w:cstheme="majorBidi"/>
        </w:rPr>
        <w:t xml:space="preserve">applied </w:t>
      </w:r>
      <w:r w:rsidR="00B97E07" w:rsidRPr="00AC2E30">
        <w:rPr>
          <w:rFonts w:asciiTheme="majorBidi" w:hAnsiTheme="majorBidi" w:cstheme="majorBidi"/>
        </w:rPr>
        <w:t xml:space="preserve">ML based multi-class classification on clinical </w:t>
      </w:r>
      <w:r w:rsidR="00FF1EB9" w:rsidRPr="00AC2E30">
        <w:rPr>
          <w:rFonts w:asciiTheme="majorBidi" w:hAnsiTheme="majorBidi" w:cstheme="majorBidi"/>
        </w:rPr>
        <w:t>features</w:t>
      </w:r>
      <w:r w:rsidR="003A067A" w:rsidRPr="00AC2E30">
        <w:rPr>
          <w:rFonts w:asciiTheme="majorBidi" w:hAnsiTheme="majorBidi" w:cstheme="majorBidi"/>
        </w:rPr>
        <w:t xml:space="preserve"> to dete</w:t>
      </w:r>
      <w:r w:rsidR="003A067A" w:rsidRPr="00AC2E30">
        <w:rPr>
          <w:rFonts w:asciiTheme="majorBidi" w:hAnsiTheme="majorBidi" w:cstheme="majorBidi"/>
        </w:rPr>
        <w:t>r</w:t>
      </w:r>
      <w:r w:rsidR="003A067A" w:rsidRPr="00AC2E30">
        <w:rPr>
          <w:rFonts w:asciiTheme="majorBidi" w:hAnsiTheme="majorBidi" w:cstheme="majorBidi"/>
        </w:rPr>
        <w:t xml:space="preserve">mine the causative agent </w:t>
      </w:r>
      <w:r w:rsidR="00FF1EB9" w:rsidRPr="00AC2E30">
        <w:rPr>
          <w:rFonts w:asciiTheme="majorBidi" w:hAnsiTheme="majorBidi" w:cstheme="majorBidi"/>
        </w:rPr>
        <w:t>in</w:t>
      </w:r>
      <w:r w:rsidR="0077523A" w:rsidRPr="00AC2E30">
        <w:rPr>
          <w:rFonts w:asciiTheme="majorBidi" w:hAnsiTheme="majorBidi" w:cstheme="majorBidi"/>
        </w:rPr>
        <w:t xml:space="preserve"> selected</w:t>
      </w:r>
      <w:r w:rsidR="00FF1EB9" w:rsidRPr="00AC2E30">
        <w:rPr>
          <w:rFonts w:asciiTheme="majorBidi" w:hAnsiTheme="majorBidi" w:cstheme="majorBidi"/>
        </w:rPr>
        <w:t xml:space="preserve"> </w:t>
      </w:r>
      <w:r w:rsidR="003A067A" w:rsidRPr="00AC2E30">
        <w:rPr>
          <w:rFonts w:asciiTheme="majorBidi" w:hAnsiTheme="majorBidi" w:cstheme="majorBidi"/>
        </w:rPr>
        <w:t>poisonings</w:t>
      </w:r>
      <w:r w:rsidR="00603A62" w:rsidRPr="00AC2E30">
        <w:rPr>
          <w:rFonts w:asciiTheme="majorBidi" w:hAnsiTheme="majorBidi" w:cstheme="majorBidi"/>
        </w:rPr>
        <w:t xml:space="preserve"> with a mean overall accuracy of 61.9% (</w:t>
      </w:r>
      <w:r w:rsidR="00DB5791" w:rsidRPr="00AC2E30">
        <w:rPr>
          <w:rFonts w:asciiTheme="majorBidi" w:hAnsiTheme="majorBidi" w:cstheme="majorBidi"/>
        </w:rPr>
        <w:t xml:space="preserve">Decision </w:t>
      </w:r>
      <w:r w:rsidR="00DB5791" w:rsidRPr="00AC2E30">
        <w:rPr>
          <w:rFonts w:asciiTheme="majorBidi" w:hAnsiTheme="majorBidi" w:cstheme="majorBidi"/>
        </w:rPr>
        <w:lastRenderedPageBreak/>
        <w:t>Trees</w:t>
      </w:r>
      <w:r w:rsidR="00603A62" w:rsidRPr="00AC2E30">
        <w:rPr>
          <w:rFonts w:asciiTheme="majorBidi" w:hAnsiTheme="majorBidi" w:cstheme="majorBidi"/>
        </w:rPr>
        <w:t xml:space="preserve"> model 51.4%, </w:t>
      </w:r>
      <w:r w:rsidR="00DB5791" w:rsidRPr="00AC2E30">
        <w:rPr>
          <w:rFonts w:asciiTheme="majorBidi" w:hAnsiTheme="majorBidi" w:cstheme="majorBidi"/>
        </w:rPr>
        <w:t>XGBoost</w:t>
      </w:r>
      <w:r w:rsidR="0091241A" w:rsidRPr="00AC2E30">
        <w:rPr>
          <w:rFonts w:asciiTheme="majorBidi" w:hAnsiTheme="majorBidi" w:cstheme="majorBidi"/>
        </w:rPr>
        <w:t xml:space="preserve"> </w:t>
      </w:r>
      <w:r w:rsidR="00603A62" w:rsidRPr="00AC2E30">
        <w:rPr>
          <w:rFonts w:asciiTheme="majorBidi" w:hAnsiTheme="majorBidi" w:cstheme="majorBidi"/>
        </w:rPr>
        <w:t>model 65.9%)</w:t>
      </w:r>
      <w:r w:rsidR="009445CA" w:rsidRPr="00AC2E30">
        <w:rPr>
          <w:rFonts w:asciiTheme="majorBidi" w:hAnsiTheme="majorBidi" w:cstheme="majorBidi"/>
        </w:rPr>
        <w:t xml:space="preserve"> </w:t>
      </w:r>
      <w:del w:id="32" w:author="Author">
        <w:r w:rsidR="009445CA" w:rsidRPr="00AC2E30">
          <w:rPr>
            <w:rFonts w:asciiTheme="majorBidi" w:hAnsiTheme="majorBidi" w:cstheme="majorBidi"/>
          </w:rPr>
          <w:fldChar w:fldCharType="begin"/>
        </w:r>
        <w:r w:rsidR="0051523E">
          <w:rPr>
            <w:rFonts w:asciiTheme="majorBidi" w:hAnsiTheme="majorBidi" w:cstheme="majorBidi"/>
          </w:rPr>
          <w:delInstrText xml:space="preserve"> ADDIN EN.CITE &lt;EndNote&gt;&lt;Cite&gt;&lt;Author&gt;Nogee&lt;/Author&gt;&lt;Year&gt;2020&lt;/Year&gt;&lt;RecNum&gt;34&lt;/RecNum&gt;&lt;DisplayText&gt;[14]&lt;/DisplayText&gt;&lt;record&gt;&lt;rec-number&gt;34&lt;/rec-number&gt;&lt;foreign-keys&gt;&lt;key app="EN" db-id="5fvfszed7wrrv3es9dap59di5wr22wdadezr" timestamp="1621912651"&gt;34&lt;/key&gt;&lt;/foreign-keys&gt;&lt;ref-type name="Journal Article"&gt;17&lt;/ref-type&gt;&lt;contributors&gt;&lt;authors&gt;&lt;author&gt;Nogee, Daniel&lt;/author&gt;&lt;author&gt;Haimovich, Adrian&lt;/author&gt;&lt;author&gt;Hart, Katherine&lt;/author&gt;&lt;author&gt;Tomassoni, Anthony&lt;/author&gt;&lt;/authors&gt;&lt;/contributors&gt;&lt;titles&gt;&lt;title&gt;Multiclass Classification Machine Learning Identification of Common Poisonings. North American Congress of Clinical Toxicology (NACCT) Abstracts 2020&lt;/title&gt;&lt;secondary-title&gt;clinical toxicology&lt;/secondary-title&gt;&lt;/titles&gt;&lt;periodical&gt;&lt;full-title&gt;Clinical toxicology&lt;/full-title&gt;&lt;/periodical&gt;&lt;pages&gt;1083-1084&lt;/pages&gt;&lt;volume&gt;58&lt;/volume&gt;&lt;number&gt;11&lt;/number&gt;&lt;dates&gt;&lt;year&gt;2020&lt;/year&gt;&lt;/dates&gt;&lt;isbn&gt;1556-3650&lt;/isbn&gt;&lt;urls&gt;&lt;/urls&gt;&lt;/record&gt;&lt;/Cite&gt;&lt;/EndNote&gt;</w:delInstrText>
        </w:r>
        <w:r w:rsidR="009445CA" w:rsidRPr="00AC2E30">
          <w:rPr>
            <w:rFonts w:asciiTheme="majorBidi" w:hAnsiTheme="majorBidi" w:cstheme="majorBidi"/>
          </w:rPr>
          <w:fldChar w:fldCharType="separate"/>
        </w:r>
        <w:r w:rsidR="0051523E">
          <w:rPr>
            <w:rFonts w:asciiTheme="majorBidi" w:hAnsiTheme="majorBidi" w:cstheme="majorBidi"/>
            <w:noProof/>
          </w:rPr>
          <w:delText>[</w:delText>
        </w:r>
        <w:r w:rsidR="00D55946">
          <w:rPr>
            <w:rFonts w:asciiTheme="majorBidi" w:hAnsiTheme="majorBidi" w:cstheme="majorBidi"/>
            <w:noProof/>
          </w:rPr>
          <w:fldChar w:fldCharType="begin"/>
        </w:r>
        <w:r w:rsidR="00D55946">
          <w:rPr>
            <w:rFonts w:asciiTheme="majorBidi" w:hAnsiTheme="majorBidi" w:cstheme="majorBidi"/>
            <w:noProof/>
          </w:rPr>
          <w:delInstrText xml:space="preserve"> HYPERLINK \l "_ENREF_14" \o "Nogee, 2020 #34" </w:delInstrText>
        </w:r>
        <w:r w:rsidR="00D55946">
          <w:rPr>
            <w:rFonts w:asciiTheme="majorBidi" w:hAnsiTheme="majorBidi" w:cstheme="majorBidi"/>
            <w:noProof/>
          </w:rPr>
        </w:r>
        <w:r w:rsidR="00D55946">
          <w:rPr>
            <w:rFonts w:asciiTheme="majorBidi" w:hAnsiTheme="majorBidi" w:cstheme="majorBidi"/>
            <w:noProof/>
          </w:rPr>
          <w:fldChar w:fldCharType="separate"/>
        </w:r>
        <w:r w:rsidR="00D55946">
          <w:rPr>
            <w:rFonts w:asciiTheme="majorBidi" w:hAnsiTheme="majorBidi" w:cstheme="majorBidi"/>
            <w:noProof/>
          </w:rPr>
          <w:delText>14</w:delText>
        </w:r>
        <w:r w:rsidR="00D55946">
          <w:rPr>
            <w:rFonts w:asciiTheme="majorBidi" w:hAnsiTheme="majorBidi" w:cstheme="majorBidi"/>
            <w:noProof/>
          </w:rPr>
          <w:fldChar w:fldCharType="end"/>
        </w:r>
        <w:r w:rsidR="0051523E">
          <w:rPr>
            <w:rFonts w:asciiTheme="majorBidi" w:hAnsiTheme="majorBidi" w:cstheme="majorBidi"/>
            <w:noProof/>
          </w:rPr>
          <w:delText>]</w:delText>
        </w:r>
        <w:r w:rsidR="009445CA" w:rsidRPr="00AC2E30">
          <w:rPr>
            <w:rFonts w:asciiTheme="majorBidi" w:hAnsiTheme="majorBidi" w:cstheme="majorBidi"/>
          </w:rPr>
          <w:fldChar w:fldCharType="end"/>
        </w:r>
        <w:r w:rsidR="00603A62" w:rsidRPr="00AC2E30">
          <w:rPr>
            <w:rFonts w:asciiTheme="majorBidi" w:hAnsiTheme="majorBidi" w:cstheme="majorBidi"/>
          </w:rPr>
          <w:delText>.</w:delText>
        </w:r>
      </w:del>
      <w:ins w:id="33" w:author="Author">
        <w:r w:rsidR="009445CA" w:rsidRPr="00AC2E30">
          <w:rPr>
            <w:rFonts w:asciiTheme="majorBidi" w:hAnsiTheme="majorBidi" w:cstheme="majorBidi"/>
          </w:rPr>
          <w:fldChar w:fldCharType="begin"/>
        </w:r>
        <w:r w:rsidR="00AD5B45">
          <w:rPr>
            <w:rFonts w:asciiTheme="majorBidi" w:hAnsiTheme="majorBidi" w:cstheme="majorBidi"/>
          </w:rPr>
          <w:instrText xml:space="preserve"> ADDIN EN.CITE &lt;EndNote&gt;&lt;Cite&gt;&lt;Author&gt;Nogee&lt;/Author&gt;&lt;Year&gt;2020&lt;/Year&gt;&lt;RecNum&gt;14&lt;/RecNum&gt;&lt;DisplayText&gt;[14]&lt;/DisplayText&gt;&lt;record&gt;&lt;rec-number&gt;14&lt;/rec-number&gt;&lt;foreign-keys&gt;&lt;key app="EN" db-id="0wweseex702xe3efzzjpxpztt5tsw2xdwvdr" timestamp="1673083270"&gt;14&lt;/key&gt;&lt;/foreign-keys&gt;&lt;ref-type name="Journal Article"&gt;17&lt;/ref-type&gt;&lt;contributors&gt;&lt;authors&gt;&lt;author&gt;Nogee, Daniel&lt;/author&gt;&lt;author&gt;Haimovich, Adrian&lt;/author&gt;&lt;author&gt;Hart, Katherine&lt;/author&gt;&lt;author&gt;Tomassoni, Anthony&lt;/author&gt;&lt;/authors&gt;&lt;/contributors&gt;&lt;titles&gt;&lt;title&gt;Multiclass Classification Machine Learning Identification of Common Poisonings. North American Congress of Clinical Toxicology (NACCT) Abstracts 2020&lt;/title&gt;&lt;secondary-title&gt;clin tox&lt;/secondary-title&gt;&lt;/titles&gt;&lt;periodical&gt;&lt;full-title&gt;Clin Tox&lt;/full-title&gt;&lt;/periodical&gt;&lt;pages&gt;1083-1084&lt;/pages&gt;&lt;volume&gt;58&lt;/volume&gt;&lt;number&gt;11&lt;/number&gt;&lt;dates&gt;&lt;year&gt;2020&lt;/year&gt;&lt;/dates&gt;&lt;isbn&gt;1556-3650&lt;/isbn&gt;&lt;urls&gt;&lt;/urls&gt;&lt;/record&gt;&lt;/Cite&gt;&lt;/EndNote&gt;</w:instrText>
        </w:r>
        <w:r w:rsidR="009445CA" w:rsidRPr="00AC2E30">
          <w:rPr>
            <w:rFonts w:asciiTheme="majorBidi" w:hAnsiTheme="majorBidi" w:cstheme="majorBidi"/>
          </w:rPr>
          <w:fldChar w:fldCharType="separate"/>
        </w:r>
        <w:r w:rsidR="0051523E">
          <w:rPr>
            <w:rFonts w:asciiTheme="majorBidi" w:hAnsiTheme="majorBidi" w:cstheme="majorBidi"/>
            <w:noProof/>
          </w:rPr>
          <w:t>[</w:t>
        </w:r>
        <w:r w:rsidR="00385798">
          <w:rPr>
            <w:rFonts w:asciiTheme="majorBidi" w:hAnsiTheme="majorBidi" w:cstheme="majorBidi"/>
            <w:noProof/>
          </w:rPr>
          <w:fldChar w:fldCharType="begin"/>
        </w:r>
        <w:r w:rsidR="00385798">
          <w:rPr>
            <w:rFonts w:asciiTheme="majorBidi" w:hAnsiTheme="majorBidi" w:cstheme="majorBidi"/>
            <w:noProof/>
          </w:rPr>
          <w:instrText xml:space="preserve"> HYPERLINK \l "_ENREF_14" \o "Nogee, 2020 #14" </w:instrText>
        </w:r>
        <w:r w:rsidR="00385798">
          <w:rPr>
            <w:rFonts w:asciiTheme="majorBidi" w:hAnsiTheme="majorBidi" w:cstheme="majorBidi"/>
            <w:noProof/>
          </w:rPr>
        </w:r>
        <w:r w:rsidR="00385798">
          <w:rPr>
            <w:rFonts w:asciiTheme="majorBidi" w:hAnsiTheme="majorBidi" w:cstheme="majorBidi"/>
            <w:noProof/>
          </w:rPr>
          <w:fldChar w:fldCharType="separate"/>
        </w:r>
        <w:r w:rsidR="00385798">
          <w:rPr>
            <w:rFonts w:asciiTheme="majorBidi" w:hAnsiTheme="majorBidi" w:cstheme="majorBidi"/>
            <w:noProof/>
          </w:rPr>
          <w:t>14</w:t>
        </w:r>
        <w:r w:rsidR="00385798">
          <w:rPr>
            <w:rFonts w:asciiTheme="majorBidi" w:hAnsiTheme="majorBidi" w:cstheme="majorBidi"/>
            <w:noProof/>
          </w:rPr>
          <w:fldChar w:fldCharType="end"/>
        </w:r>
        <w:r w:rsidR="0051523E">
          <w:rPr>
            <w:rFonts w:asciiTheme="majorBidi" w:hAnsiTheme="majorBidi" w:cstheme="majorBidi"/>
            <w:noProof/>
          </w:rPr>
          <w:t>]</w:t>
        </w:r>
        <w:r w:rsidR="009445CA" w:rsidRPr="00AC2E30">
          <w:rPr>
            <w:rFonts w:asciiTheme="majorBidi" w:hAnsiTheme="majorBidi" w:cstheme="majorBidi"/>
          </w:rPr>
          <w:fldChar w:fldCharType="end"/>
        </w:r>
        <w:r w:rsidR="00603A62" w:rsidRPr="00AC2E30">
          <w:rPr>
            <w:rFonts w:asciiTheme="majorBidi" w:hAnsiTheme="majorBidi" w:cstheme="majorBidi"/>
          </w:rPr>
          <w:t>.</w:t>
        </w:r>
      </w:ins>
      <w:r w:rsidR="00603A62" w:rsidRPr="00AC2E30">
        <w:rPr>
          <w:rFonts w:asciiTheme="majorBidi" w:hAnsiTheme="majorBidi" w:cstheme="majorBidi"/>
        </w:rPr>
        <w:t xml:space="preserve"> </w:t>
      </w:r>
      <w:r w:rsidR="003A067A" w:rsidRPr="00AC2E30">
        <w:rPr>
          <w:rFonts w:asciiTheme="majorBidi" w:hAnsiTheme="majorBidi" w:cstheme="majorBidi"/>
        </w:rPr>
        <w:t>Different multi-class classification alg</w:t>
      </w:r>
      <w:r w:rsidR="003A067A" w:rsidRPr="00AC2E30">
        <w:rPr>
          <w:rFonts w:asciiTheme="majorBidi" w:hAnsiTheme="majorBidi" w:cstheme="majorBidi"/>
        </w:rPr>
        <w:t>o</w:t>
      </w:r>
      <w:r w:rsidR="003A067A" w:rsidRPr="00AC2E30">
        <w:rPr>
          <w:rFonts w:asciiTheme="majorBidi" w:hAnsiTheme="majorBidi" w:cstheme="majorBidi"/>
        </w:rPr>
        <w:t>rithms were used (</w:t>
      </w:r>
      <w:r w:rsidR="00241BC5" w:rsidRPr="00AC2E30">
        <w:rPr>
          <w:rFonts w:asciiTheme="majorBidi" w:hAnsiTheme="majorBidi" w:cstheme="majorBidi"/>
        </w:rPr>
        <w:t xml:space="preserve">e.g., </w:t>
      </w:r>
      <w:r w:rsidR="003A067A" w:rsidRPr="00AC2E30">
        <w:rPr>
          <w:rFonts w:asciiTheme="majorBidi" w:hAnsiTheme="majorBidi" w:cstheme="majorBidi"/>
        </w:rPr>
        <w:t xml:space="preserve">Bayesian Naïve Bayes, DT, Support Vector Machines, Random Forests of Trees, and XGB) to </w:t>
      </w:r>
      <w:r w:rsidRPr="00AC2E30">
        <w:rPr>
          <w:rFonts w:asciiTheme="majorBidi" w:hAnsiTheme="majorBidi" w:cstheme="majorBidi"/>
        </w:rPr>
        <w:t xml:space="preserve">predict </w:t>
      </w:r>
      <w:r w:rsidR="003A067A" w:rsidRPr="00AC2E30">
        <w:rPr>
          <w:rFonts w:asciiTheme="majorBidi" w:hAnsiTheme="majorBidi" w:cstheme="majorBidi"/>
        </w:rPr>
        <w:t>exposure to toxicant</w:t>
      </w:r>
      <w:r w:rsidR="00FF1EB9" w:rsidRPr="00AC2E30">
        <w:rPr>
          <w:rFonts w:asciiTheme="majorBidi" w:hAnsiTheme="majorBidi" w:cstheme="majorBidi"/>
        </w:rPr>
        <w:t>s</w:t>
      </w:r>
      <w:r w:rsidR="006A538D" w:rsidRPr="00AC2E30">
        <w:rPr>
          <w:rFonts w:asciiTheme="majorBidi" w:hAnsiTheme="majorBidi" w:cstheme="majorBidi"/>
        </w:rPr>
        <w:t xml:space="preserve"> </w:t>
      </w:r>
      <w:r w:rsidR="003A067A" w:rsidRPr="00AC2E30">
        <w:rPr>
          <w:rFonts w:asciiTheme="majorBidi" w:hAnsiTheme="majorBidi" w:cstheme="majorBidi"/>
        </w:rPr>
        <w:t xml:space="preserve">(anticholinergics, </w:t>
      </w:r>
      <w:r w:rsidR="0091241A" w:rsidRPr="00AC2E30">
        <w:rPr>
          <w:rFonts w:asciiTheme="majorBidi" w:hAnsiTheme="majorBidi" w:cstheme="majorBidi"/>
        </w:rPr>
        <w:t>a</w:t>
      </w:r>
      <w:r w:rsidR="007F5F32" w:rsidRPr="00AC2E30">
        <w:rPr>
          <w:rFonts w:asciiTheme="majorBidi" w:hAnsiTheme="majorBidi" w:cstheme="majorBidi"/>
        </w:rPr>
        <w:t>cetaminophen</w:t>
      </w:r>
      <w:r w:rsidR="003A067A" w:rsidRPr="00AC2E30">
        <w:rPr>
          <w:rFonts w:asciiTheme="majorBidi" w:hAnsiTheme="majorBidi" w:cstheme="majorBidi"/>
        </w:rPr>
        <w:t xml:space="preserve">, </w:t>
      </w:r>
      <w:r w:rsidR="00246AE2" w:rsidRPr="00AC2E30">
        <w:rPr>
          <w:rFonts w:asciiTheme="majorBidi" w:hAnsiTheme="majorBidi" w:cstheme="majorBidi"/>
        </w:rPr>
        <w:t>b</w:t>
      </w:r>
      <w:r w:rsidR="007F5F32" w:rsidRPr="00AC2E30">
        <w:rPr>
          <w:rFonts w:asciiTheme="majorBidi" w:hAnsiTheme="majorBidi" w:cstheme="majorBidi"/>
        </w:rPr>
        <w:t>uprop</w:t>
      </w:r>
      <w:r w:rsidR="007F5F32" w:rsidRPr="00AC2E30">
        <w:rPr>
          <w:rFonts w:asciiTheme="majorBidi" w:hAnsiTheme="majorBidi" w:cstheme="majorBidi"/>
        </w:rPr>
        <w:t>i</w:t>
      </w:r>
      <w:r w:rsidR="007F5F32" w:rsidRPr="00AC2E30">
        <w:rPr>
          <w:rFonts w:asciiTheme="majorBidi" w:hAnsiTheme="majorBidi" w:cstheme="majorBidi"/>
        </w:rPr>
        <w:t>on</w:t>
      </w:r>
      <w:r w:rsidR="003A067A" w:rsidRPr="00AC2E30">
        <w:rPr>
          <w:rFonts w:asciiTheme="majorBidi" w:hAnsiTheme="majorBidi" w:cstheme="majorBidi"/>
        </w:rPr>
        <w:t xml:space="preserve">, </w:t>
      </w:r>
      <w:r w:rsidR="0091241A" w:rsidRPr="00AC2E30">
        <w:rPr>
          <w:rFonts w:asciiTheme="majorBidi" w:hAnsiTheme="majorBidi" w:cstheme="majorBidi"/>
        </w:rPr>
        <w:t>b</w:t>
      </w:r>
      <w:r w:rsidR="007F5F32" w:rsidRPr="00AC2E30">
        <w:rPr>
          <w:rFonts w:asciiTheme="majorBidi" w:hAnsiTheme="majorBidi" w:cstheme="majorBidi"/>
        </w:rPr>
        <w:t>enz</w:t>
      </w:r>
      <w:r w:rsidR="007F5F32" w:rsidRPr="00AC2E30">
        <w:rPr>
          <w:rFonts w:asciiTheme="majorBidi" w:hAnsiTheme="majorBidi" w:cstheme="majorBidi"/>
        </w:rPr>
        <w:t>o</w:t>
      </w:r>
      <w:r w:rsidR="007F5F32" w:rsidRPr="00AC2E30">
        <w:rPr>
          <w:rFonts w:asciiTheme="majorBidi" w:hAnsiTheme="majorBidi" w:cstheme="majorBidi"/>
        </w:rPr>
        <w:t>diazepines</w:t>
      </w:r>
      <w:r w:rsidR="003A067A" w:rsidRPr="00AC2E30">
        <w:rPr>
          <w:rFonts w:asciiTheme="majorBidi" w:hAnsiTheme="majorBidi" w:cstheme="majorBidi"/>
        </w:rPr>
        <w:t xml:space="preserve">, carbon monoxide, ethanol, opioids, clonidine, selective serotonin reuptake inhibitors, and sympathomimetics). </w:t>
      </w:r>
      <w:r w:rsidRPr="00AC2E30">
        <w:rPr>
          <w:rFonts w:asciiTheme="majorBidi" w:hAnsiTheme="majorBidi" w:cstheme="majorBidi"/>
        </w:rPr>
        <w:t>T</w:t>
      </w:r>
      <w:r w:rsidR="003A067A" w:rsidRPr="00AC2E30">
        <w:rPr>
          <w:rFonts w:asciiTheme="majorBidi" w:hAnsiTheme="majorBidi" w:cstheme="majorBidi"/>
        </w:rPr>
        <w:t xml:space="preserve">he </w:t>
      </w:r>
      <w:r w:rsidRPr="00AC2E30">
        <w:rPr>
          <w:rFonts w:asciiTheme="majorBidi" w:hAnsiTheme="majorBidi" w:cstheme="majorBidi"/>
        </w:rPr>
        <w:t xml:space="preserve">models by Nogee et al. </w:t>
      </w:r>
      <w:r w:rsidRPr="00D8131C">
        <w:rPr>
          <w:rFonts w:asciiTheme="majorBidi" w:hAnsiTheme="majorBidi" w:cstheme="majorBidi"/>
        </w:rPr>
        <w:t xml:space="preserve">performed best in classifying </w:t>
      </w:r>
      <w:r w:rsidR="003A067A" w:rsidRPr="00D8131C">
        <w:rPr>
          <w:rFonts w:asciiTheme="majorBidi" w:hAnsiTheme="majorBidi" w:cstheme="majorBidi"/>
        </w:rPr>
        <w:t>carbon monoxide, opioid, and benzodiazepine exposures</w:t>
      </w:r>
      <w:r w:rsidR="00161454" w:rsidRPr="00D8131C">
        <w:rPr>
          <w:rFonts w:asciiTheme="majorBidi" w:hAnsiTheme="majorBidi" w:cstheme="majorBidi"/>
        </w:rPr>
        <w:t xml:space="preserve"> </w:t>
      </w:r>
      <w:del w:id="34" w:author="Author">
        <w:r w:rsidR="00AE0FF7" w:rsidRPr="00D8131C">
          <w:rPr>
            <w:rFonts w:asciiTheme="majorBidi" w:hAnsiTheme="majorBidi" w:cstheme="majorBidi"/>
          </w:rPr>
          <w:fldChar w:fldCharType="begin"/>
        </w:r>
        <w:r w:rsidR="0051523E">
          <w:rPr>
            <w:rFonts w:asciiTheme="majorBidi" w:hAnsiTheme="majorBidi" w:cstheme="majorBidi"/>
          </w:rPr>
          <w:delInstrText xml:space="preserve"> ADDIN EN.CITE &lt;EndNote&gt;&lt;Cite&gt;&lt;Author&gt;Nogee&lt;/Author&gt;&lt;Year&gt;2020&lt;/Year&gt;&lt;RecNum&gt;34&lt;/RecNum&gt;&lt;DisplayText&gt;[14]&lt;/DisplayText&gt;&lt;record&gt;&lt;rec-number&gt;34&lt;/rec-number&gt;&lt;foreign-keys&gt;&lt;key app="EN" db-id="5fvfszed7wrrv3es9dap59di5wr22wdadezr" timestamp="1621912651"&gt;34&lt;/key&gt;&lt;/foreign-keys&gt;&lt;ref-type name="Journal Article"&gt;17&lt;/ref-type&gt;&lt;contributors&gt;&lt;authors&gt;&lt;author&gt;Nogee, Daniel&lt;/author&gt;&lt;author&gt;Haimovich, Adrian&lt;/author&gt;&lt;author&gt;Hart, Katherine&lt;/author&gt;&lt;author&gt;Tomassoni, Anthony&lt;/author&gt;&lt;/authors&gt;&lt;/contributors&gt;&lt;titles&gt;&lt;title&gt;Multiclass Classification Machine Learning Identification of Common Poisonings. North American Congress of Clinical Toxicology (NACCT) Abstracts 2020&lt;/title&gt;&lt;secondary-title&gt;clinical toxicology&lt;/secondary-title&gt;&lt;/titles&gt;&lt;periodical&gt;&lt;full-title&gt;Clinical toxicology&lt;/full-title&gt;&lt;/periodical&gt;&lt;pages&gt;1083-1084&lt;/pages&gt;&lt;volume&gt;58&lt;/volume&gt;&lt;number&gt;11&lt;/number&gt;&lt;dates&gt;&lt;year&gt;2020&lt;/year&gt;&lt;/dates&gt;&lt;isbn&gt;1556-3650&lt;/isbn&gt;&lt;urls&gt;&lt;/urls&gt;&lt;/record&gt;&lt;/Cite&gt;&lt;/EndNote&gt;</w:delInstrText>
        </w:r>
        <w:r w:rsidR="00AE0FF7" w:rsidRPr="00D8131C">
          <w:rPr>
            <w:rFonts w:asciiTheme="majorBidi" w:hAnsiTheme="majorBidi" w:cstheme="majorBidi"/>
          </w:rPr>
          <w:fldChar w:fldCharType="separate"/>
        </w:r>
        <w:r w:rsidR="0051523E">
          <w:rPr>
            <w:rFonts w:asciiTheme="majorBidi" w:hAnsiTheme="majorBidi" w:cstheme="majorBidi"/>
            <w:noProof/>
          </w:rPr>
          <w:delText>[</w:delText>
        </w:r>
        <w:r w:rsidR="00D55946">
          <w:rPr>
            <w:rFonts w:asciiTheme="majorBidi" w:hAnsiTheme="majorBidi" w:cstheme="majorBidi"/>
            <w:noProof/>
          </w:rPr>
          <w:fldChar w:fldCharType="begin"/>
        </w:r>
        <w:r w:rsidR="00D55946">
          <w:rPr>
            <w:rFonts w:asciiTheme="majorBidi" w:hAnsiTheme="majorBidi" w:cstheme="majorBidi"/>
            <w:noProof/>
          </w:rPr>
          <w:delInstrText xml:space="preserve"> HYPERLINK \l "_ENREF_14" \o "Nogee, 2020 #34" </w:delInstrText>
        </w:r>
        <w:r w:rsidR="00D55946">
          <w:rPr>
            <w:rFonts w:asciiTheme="majorBidi" w:hAnsiTheme="majorBidi" w:cstheme="majorBidi"/>
            <w:noProof/>
          </w:rPr>
        </w:r>
        <w:r w:rsidR="00D55946">
          <w:rPr>
            <w:rFonts w:asciiTheme="majorBidi" w:hAnsiTheme="majorBidi" w:cstheme="majorBidi"/>
            <w:noProof/>
          </w:rPr>
          <w:fldChar w:fldCharType="separate"/>
        </w:r>
        <w:r w:rsidR="00D55946">
          <w:rPr>
            <w:rFonts w:asciiTheme="majorBidi" w:hAnsiTheme="majorBidi" w:cstheme="majorBidi"/>
            <w:noProof/>
          </w:rPr>
          <w:delText>14</w:delText>
        </w:r>
        <w:r w:rsidR="00D55946">
          <w:rPr>
            <w:rFonts w:asciiTheme="majorBidi" w:hAnsiTheme="majorBidi" w:cstheme="majorBidi"/>
            <w:noProof/>
          </w:rPr>
          <w:fldChar w:fldCharType="end"/>
        </w:r>
        <w:r w:rsidR="0051523E">
          <w:rPr>
            <w:rFonts w:asciiTheme="majorBidi" w:hAnsiTheme="majorBidi" w:cstheme="majorBidi"/>
            <w:noProof/>
          </w:rPr>
          <w:delText>]</w:delText>
        </w:r>
        <w:r w:rsidR="00AE0FF7" w:rsidRPr="00D8131C">
          <w:rPr>
            <w:rFonts w:asciiTheme="majorBidi" w:hAnsiTheme="majorBidi" w:cstheme="majorBidi"/>
          </w:rPr>
          <w:fldChar w:fldCharType="end"/>
        </w:r>
        <w:r w:rsidR="003A067A" w:rsidRPr="00D8131C">
          <w:rPr>
            <w:rFonts w:asciiTheme="majorBidi" w:hAnsiTheme="majorBidi" w:cstheme="majorBidi"/>
          </w:rPr>
          <w:delText>.</w:delText>
        </w:r>
      </w:del>
      <w:ins w:id="35" w:author="Author">
        <w:r w:rsidR="00AE0FF7" w:rsidRPr="00D8131C">
          <w:rPr>
            <w:rFonts w:asciiTheme="majorBidi" w:hAnsiTheme="majorBidi" w:cstheme="majorBidi"/>
          </w:rPr>
          <w:fldChar w:fldCharType="begin"/>
        </w:r>
        <w:r w:rsidR="00AD5B45">
          <w:rPr>
            <w:rFonts w:asciiTheme="majorBidi" w:hAnsiTheme="majorBidi" w:cstheme="majorBidi"/>
          </w:rPr>
          <w:instrText xml:space="preserve"> ADDIN EN.CITE &lt;EndNote&gt;&lt;Cite&gt;&lt;Author&gt;Nogee&lt;/Author&gt;&lt;Year&gt;2020&lt;/Year&gt;&lt;RecNum&gt;14&lt;/RecNum&gt;&lt;DisplayText&gt;[14]&lt;/DisplayText&gt;&lt;record&gt;&lt;rec-number&gt;14&lt;/rec-number&gt;&lt;foreign-keys&gt;&lt;key app="EN" db-id="0wweseex702xe3efzzjpxpztt5tsw2xdwvdr" timestamp="1673083270"&gt;14&lt;/key&gt;&lt;/foreign-keys&gt;&lt;ref-type name="Journal Article"&gt;17&lt;/ref-type&gt;&lt;contributors&gt;&lt;authors&gt;&lt;author&gt;Nogee, Daniel&lt;/author&gt;&lt;author&gt;Haimovich, Adrian&lt;/author&gt;&lt;author&gt;Hart, Katherine&lt;/author&gt;&lt;author&gt;Tomassoni, Anthony&lt;/author&gt;&lt;/authors&gt;&lt;/contributors&gt;&lt;titles&gt;&lt;title&gt;Multiclass Classification Machine Learning Identification of Common Poisonings. North American Congress of Clinical Toxicology (NACCT) Abstracts 2020&lt;/title&gt;&lt;secondary-title&gt;clin tox&lt;/secondary-title&gt;&lt;/titles&gt;&lt;periodical&gt;&lt;full-title&gt;Clin Tox&lt;/full-title&gt;&lt;/periodical&gt;&lt;pages&gt;1083-1084&lt;/pages&gt;&lt;volume&gt;58&lt;/volume&gt;&lt;number&gt;11&lt;/number&gt;&lt;dates&gt;&lt;year&gt;2020&lt;/year&gt;&lt;/dates&gt;&lt;isbn&gt;1556-3650&lt;/isbn&gt;&lt;urls&gt;&lt;/urls&gt;&lt;/record&gt;&lt;/Cite&gt;&lt;/EndNote&gt;</w:instrText>
        </w:r>
        <w:r w:rsidR="00AE0FF7" w:rsidRPr="00D8131C">
          <w:rPr>
            <w:rFonts w:asciiTheme="majorBidi" w:hAnsiTheme="majorBidi" w:cstheme="majorBidi"/>
          </w:rPr>
          <w:fldChar w:fldCharType="separate"/>
        </w:r>
        <w:r w:rsidR="0051523E">
          <w:rPr>
            <w:rFonts w:asciiTheme="majorBidi" w:hAnsiTheme="majorBidi" w:cstheme="majorBidi"/>
            <w:noProof/>
          </w:rPr>
          <w:t>[</w:t>
        </w:r>
        <w:r w:rsidR="00385798">
          <w:rPr>
            <w:rFonts w:asciiTheme="majorBidi" w:hAnsiTheme="majorBidi" w:cstheme="majorBidi"/>
            <w:noProof/>
          </w:rPr>
          <w:fldChar w:fldCharType="begin"/>
        </w:r>
        <w:r w:rsidR="00385798">
          <w:rPr>
            <w:rFonts w:asciiTheme="majorBidi" w:hAnsiTheme="majorBidi" w:cstheme="majorBidi"/>
            <w:noProof/>
          </w:rPr>
          <w:instrText xml:space="preserve"> HYPERLINK \l "_ENREF_14" \o "Nogee, 2020 #14" </w:instrText>
        </w:r>
        <w:r w:rsidR="00385798">
          <w:rPr>
            <w:rFonts w:asciiTheme="majorBidi" w:hAnsiTheme="majorBidi" w:cstheme="majorBidi"/>
            <w:noProof/>
          </w:rPr>
        </w:r>
        <w:r w:rsidR="00385798">
          <w:rPr>
            <w:rFonts w:asciiTheme="majorBidi" w:hAnsiTheme="majorBidi" w:cstheme="majorBidi"/>
            <w:noProof/>
          </w:rPr>
          <w:fldChar w:fldCharType="separate"/>
        </w:r>
        <w:r w:rsidR="00385798">
          <w:rPr>
            <w:rFonts w:asciiTheme="majorBidi" w:hAnsiTheme="majorBidi" w:cstheme="majorBidi"/>
            <w:noProof/>
          </w:rPr>
          <w:t>14</w:t>
        </w:r>
        <w:r w:rsidR="00385798">
          <w:rPr>
            <w:rFonts w:asciiTheme="majorBidi" w:hAnsiTheme="majorBidi" w:cstheme="majorBidi"/>
            <w:noProof/>
          </w:rPr>
          <w:fldChar w:fldCharType="end"/>
        </w:r>
        <w:r w:rsidR="0051523E">
          <w:rPr>
            <w:rFonts w:asciiTheme="majorBidi" w:hAnsiTheme="majorBidi" w:cstheme="majorBidi"/>
            <w:noProof/>
          </w:rPr>
          <w:t>]</w:t>
        </w:r>
        <w:r w:rsidR="00AE0FF7" w:rsidRPr="00D8131C">
          <w:rPr>
            <w:rFonts w:asciiTheme="majorBidi" w:hAnsiTheme="majorBidi" w:cstheme="majorBidi"/>
          </w:rPr>
          <w:fldChar w:fldCharType="end"/>
        </w:r>
        <w:r w:rsidR="003A067A" w:rsidRPr="00D8131C">
          <w:rPr>
            <w:rFonts w:asciiTheme="majorBidi" w:hAnsiTheme="majorBidi" w:cstheme="majorBidi"/>
          </w:rPr>
          <w:t>.</w:t>
        </w:r>
      </w:ins>
      <w:r w:rsidR="00772945" w:rsidRPr="00D8131C">
        <w:t xml:space="preserve"> </w:t>
      </w:r>
      <w:r w:rsidR="004A14DF" w:rsidRPr="00D8131C">
        <w:rPr>
          <w:rFonts w:asciiTheme="majorBidi" w:hAnsiTheme="majorBidi" w:cstheme="majorBidi"/>
          <w:color w:val="222222"/>
          <w:shd w:val="clear" w:color="auto" w:fill="FFFFFF"/>
        </w:rPr>
        <w:t xml:space="preserve">Their models </w:t>
      </w:r>
      <w:r w:rsidR="00120274" w:rsidRPr="00120274">
        <w:rPr>
          <w:rFonts w:asciiTheme="majorBidi" w:hAnsiTheme="majorBidi" w:cstheme="majorBidi"/>
          <w:color w:val="222222"/>
          <w:shd w:val="clear" w:color="auto" w:fill="FFFFFF"/>
        </w:rPr>
        <w:t>had lower pe</w:t>
      </w:r>
      <w:r w:rsidR="00120274" w:rsidRPr="00120274">
        <w:rPr>
          <w:rFonts w:asciiTheme="majorBidi" w:hAnsiTheme="majorBidi" w:cstheme="majorBidi"/>
          <w:color w:val="222222"/>
          <w:shd w:val="clear" w:color="auto" w:fill="FFFFFF"/>
        </w:rPr>
        <w:t>r</w:t>
      </w:r>
      <w:r w:rsidR="00120274" w:rsidRPr="00120274">
        <w:rPr>
          <w:rFonts w:asciiTheme="majorBidi" w:hAnsiTheme="majorBidi" w:cstheme="majorBidi"/>
          <w:color w:val="222222"/>
          <w:shd w:val="clear" w:color="auto" w:fill="FFFFFF"/>
        </w:rPr>
        <w:t>formance in pr</w:t>
      </w:r>
      <w:r w:rsidR="00120274" w:rsidRPr="00120274">
        <w:rPr>
          <w:rFonts w:asciiTheme="majorBidi" w:hAnsiTheme="majorBidi" w:cstheme="majorBidi"/>
          <w:color w:val="222222"/>
          <w:shd w:val="clear" w:color="auto" w:fill="FFFFFF"/>
        </w:rPr>
        <w:t>e</w:t>
      </w:r>
      <w:r w:rsidR="00120274" w:rsidRPr="00120274">
        <w:rPr>
          <w:rFonts w:asciiTheme="majorBidi" w:hAnsiTheme="majorBidi" w:cstheme="majorBidi"/>
          <w:color w:val="222222"/>
          <w:shd w:val="clear" w:color="auto" w:fill="FFFFFF"/>
        </w:rPr>
        <w:t>dicting</w:t>
      </w:r>
      <w:r w:rsidR="00120274">
        <w:rPr>
          <w:rFonts w:asciiTheme="majorBidi" w:hAnsiTheme="majorBidi" w:cstheme="majorBidi"/>
          <w:color w:val="222222"/>
          <w:shd w:val="clear" w:color="auto" w:fill="FFFFFF"/>
        </w:rPr>
        <w:t xml:space="preserve"> </w:t>
      </w:r>
      <w:r w:rsidR="004A14DF" w:rsidRPr="00D8131C">
        <w:rPr>
          <w:rFonts w:asciiTheme="majorBidi" w:hAnsiTheme="majorBidi" w:cstheme="majorBidi"/>
          <w:color w:val="222222"/>
          <w:shd w:val="clear" w:color="auto" w:fill="FFFFFF"/>
        </w:rPr>
        <w:t xml:space="preserve">bupropion, similar to our findings. Additionally, they examined a </w:t>
      </w:r>
      <w:r w:rsidR="00120274">
        <w:rPr>
          <w:rFonts w:asciiTheme="majorBidi" w:hAnsiTheme="majorBidi" w:cstheme="majorBidi"/>
          <w:color w:val="222222"/>
          <w:shd w:val="clear" w:color="auto" w:fill="FFFFFF"/>
        </w:rPr>
        <w:t>lower</w:t>
      </w:r>
      <w:r w:rsidR="00120274" w:rsidRPr="00D8131C">
        <w:rPr>
          <w:rFonts w:asciiTheme="majorBidi" w:hAnsiTheme="majorBidi" w:cstheme="majorBidi"/>
          <w:color w:val="222222"/>
          <w:shd w:val="clear" w:color="auto" w:fill="FFFFFF"/>
        </w:rPr>
        <w:t xml:space="preserve"> </w:t>
      </w:r>
      <w:r w:rsidR="004A14DF" w:rsidRPr="00D8131C">
        <w:rPr>
          <w:rFonts w:asciiTheme="majorBidi" w:hAnsiTheme="majorBidi" w:cstheme="majorBidi"/>
          <w:color w:val="222222"/>
          <w:shd w:val="clear" w:color="auto" w:fill="FFFFFF"/>
        </w:rPr>
        <w:t>number of cases</w:t>
      </w:r>
      <w:r w:rsidR="00120274">
        <w:rPr>
          <w:rFonts w:asciiTheme="majorBidi" w:hAnsiTheme="majorBidi" w:cstheme="majorBidi"/>
          <w:color w:val="222222"/>
          <w:shd w:val="clear" w:color="auto" w:fill="FFFFFF"/>
        </w:rPr>
        <w:t xml:space="preserve"> (n= 2057 cases)</w:t>
      </w:r>
      <w:r w:rsidR="004A14DF" w:rsidRPr="00D8131C">
        <w:rPr>
          <w:rFonts w:asciiTheme="majorBidi" w:hAnsiTheme="majorBidi" w:cstheme="majorBidi"/>
          <w:color w:val="222222"/>
          <w:shd w:val="clear" w:color="auto" w:fill="FFFFFF"/>
        </w:rPr>
        <w:t xml:space="preserve"> in a single-center design, and their models </w:t>
      </w:r>
      <w:r w:rsidR="00120274" w:rsidRPr="00120274">
        <w:rPr>
          <w:rFonts w:asciiTheme="majorBidi" w:hAnsiTheme="majorBidi" w:cstheme="majorBidi"/>
          <w:color w:val="222222"/>
          <w:shd w:val="clear" w:color="auto" w:fill="FFFFFF"/>
        </w:rPr>
        <w:t>had lower accuracy than the models in the current study</w:t>
      </w:r>
      <w:r w:rsidR="004A14DF" w:rsidRPr="00D8131C">
        <w:rPr>
          <w:rFonts w:asciiTheme="majorBidi" w:hAnsiTheme="majorBidi" w:cstheme="majorBidi"/>
          <w:color w:val="222222"/>
          <w:shd w:val="clear" w:color="auto" w:fill="FFFFFF"/>
        </w:rPr>
        <w:t>.</w:t>
      </w:r>
      <w:r w:rsidR="006477D7" w:rsidRPr="006477D7">
        <w:rPr>
          <w:rFonts w:asciiTheme="majorBidi" w:hAnsiTheme="majorBidi" w:cstheme="majorBidi"/>
          <w:lang w:eastAsia="en-IN"/>
        </w:rPr>
        <w:t xml:space="preserve"> </w:t>
      </w:r>
      <w:r w:rsidR="006477D7" w:rsidRPr="006477D7">
        <w:rPr>
          <w:rFonts w:asciiTheme="majorBidi" w:hAnsiTheme="majorBidi" w:cstheme="majorBidi"/>
          <w:color w:val="222222"/>
          <w:shd w:val="clear" w:color="auto" w:fill="FFFFFF"/>
        </w:rPr>
        <w:t>Although there was high accuracy, specificity, F1-scores</w:t>
      </w:r>
      <w:sdt>
        <w:sdtPr>
          <w:rPr>
            <w:rFonts w:asciiTheme="majorBidi" w:hAnsiTheme="majorBidi" w:cstheme="majorBidi"/>
            <w:color w:val="222222"/>
            <w:shd w:val="clear" w:color="auto" w:fill="FFFFFF"/>
          </w:rPr>
          <w:tag w:val="goog_rdk_49"/>
          <w:id w:val="54974221"/>
        </w:sdtPr>
        <w:sdtContent>
          <w:r w:rsidR="006477D7" w:rsidRPr="006477D7">
            <w:rPr>
              <w:rFonts w:asciiTheme="majorBidi" w:hAnsiTheme="majorBidi" w:cstheme="majorBidi"/>
              <w:color w:val="222222"/>
              <w:shd w:val="clear" w:color="auto" w:fill="FFFFFF"/>
            </w:rPr>
            <w:t>,</w:t>
          </w:r>
        </w:sdtContent>
      </w:sdt>
      <w:r w:rsidR="006477D7" w:rsidRPr="006477D7">
        <w:rPr>
          <w:rFonts w:asciiTheme="majorBidi" w:hAnsiTheme="majorBidi" w:cstheme="majorBidi"/>
          <w:color w:val="222222"/>
          <w:shd w:val="clear" w:color="auto" w:fill="FFFFFF"/>
        </w:rPr>
        <w:t xml:space="preserve"> and precision for most drugs in </w:t>
      </w:r>
      <w:r w:rsidR="006477D7">
        <w:rPr>
          <w:rFonts w:asciiTheme="majorBidi" w:hAnsiTheme="majorBidi" w:cstheme="majorBidi"/>
          <w:color w:val="222222"/>
          <w:shd w:val="clear" w:color="auto" w:fill="FFFFFF"/>
        </w:rPr>
        <w:t>our</w:t>
      </w:r>
      <w:r w:rsidR="006477D7" w:rsidRPr="006477D7">
        <w:rPr>
          <w:rFonts w:asciiTheme="majorBidi" w:hAnsiTheme="majorBidi" w:cstheme="majorBidi"/>
          <w:color w:val="222222"/>
          <w:shd w:val="clear" w:color="auto" w:fill="FFFFFF"/>
        </w:rPr>
        <w:t xml:space="preserve"> study, recall for bupropion was relatively low. Model pe</w:t>
      </w:r>
      <w:r w:rsidR="006477D7" w:rsidRPr="006477D7">
        <w:rPr>
          <w:rFonts w:asciiTheme="majorBidi" w:hAnsiTheme="majorBidi" w:cstheme="majorBidi"/>
          <w:color w:val="222222"/>
          <w:shd w:val="clear" w:color="auto" w:fill="FFFFFF"/>
        </w:rPr>
        <w:t>r</w:t>
      </w:r>
      <w:r w:rsidR="006477D7" w:rsidRPr="006477D7">
        <w:rPr>
          <w:rFonts w:asciiTheme="majorBidi" w:hAnsiTheme="majorBidi" w:cstheme="majorBidi"/>
          <w:color w:val="222222"/>
          <w:shd w:val="clear" w:color="auto" w:fill="FFFFFF"/>
        </w:rPr>
        <w:t>formance was better for some poisoning exposures than others, which may have been due to more data in some classifications th</w:t>
      </w:r>
      <w:r w:rsidR="006477D7">
        <w:rPr>
          <w:rFonts w:asciiTheme="majorBidi" w:hAnsiTheme="majorBidi" w:cstheme="majorBidi"/>
          <w:color w:val="222222"/>
          <w:shd w:val="clear" w:color="auto" w:fill="FFFFFF"/>
        </w:rPr>
        <w:t>a</w:t>
      </w:r>
      <w:r w:rsidR="006477D7" w:rsidRPr="006477D7">
        <w:rPr>
          <w:rFonts w:asciiTheme="majorBidi" w:hAnsiTheme="majorBidi" w:cstheme="majorBidi"/>
          <w:color w:val="222222"/>
          <w:shd w:val="clear" w:color="auto" w:fill="FFFFFF"/>
        </w:rPr>
        <w:t>n others</w:t>
      </w:r>
      <w:r w:rsidR="006477D7">
        <w:rPr>
          <w:rFonts w:asciiTheme="majorBidi" w:hAnsiTheme="majorBidi" w:cstheme="majorBidi"/>
          <w:color w:val="222222"/>
          <w:shd w:val="clear" w:color="auto" w:fill="FFFFFF"/>
        </w:rPr>
        <w:t>.</w:t>
      </w:r>
      <w:r w:rsidR="00C155A8" w:rsidRPr="00C155A8">
        <w:t xml:space="preserve"> </w:t>
      </w:r>
      <w:r w:rsidR="00C155A8" w:rsidRPr="00C155A8">
        <w:rPr>
          <w:rFonts w:asciiTheme="majorBidi" w:hAnsiTheme="majorBidi" w:cstheme="majorBidi"/>
          <w:color w:val="222222"/>
          <w:shd w:val="clear" w:color="auto" w:fill="FFFFFF"/>
        </w:rPr>
        <w:t>Another potential explanation for varied recall b</w:t>
      </w:r>
      <w:r w:rsidR="00C155A8" w:rsidRPr="00C155A8">
        <w:rPr>
          <w:rFonts w:asciiTheme="majorBidi" w:hAnsiTheme="majorBidi" w:cstheme="majorBidi"/>
          <w:color w:val="222222"/>
          <w:shd w:val="clear" w:color="auto" w:fill="FFFFFF"/>
        </w:rPr>
        <w:t>e</w:t>
      </w:r>
      <w:r w:rsidR="00C155A8" w:rsidRPr="00C155A8">
        <w:rPr>
          <w:rFonts w:asciiTheme="majorBidi" w:hAnsiTheme="majorBidi" w:cstheme="majorBidi"/>
          <w:color w:val="222222"/>
          <w:shd w:val="clear" w:color="auto" w:fill="FFFFFF"/>
        </w:rPr>
        <w:t>tween classes could be</w:t>
      </w:r>
      <w:r w:rsidR="006477D7">
        <w:rPr>
          <w:rFonts w:asciiTheme="majorBidi" w:hAnsiTheme="majorBidi" w:cstheme="majorBidi"/>
          <w:color w:val="222222"/>
          <w:shd w:val="clear" w:color="auto" w:fill="FFFFFF"/>
        </w:rPr>
        <w:t xml:space="preserve"> </w:t>
      </w:r>
      <w:r w:rsidR="00C155A8" w:rsidRPr="00074ED8">
        <w:rPr>
          <w:rFonts w:asciiTheme="majorBidi" w:hAnsiTheme="majorBidi" w:cstheme="majorBidi"/>
        </w:rPr>
        <w:t>incomplete</w:t>
      </w:r>
      <w:r w:rsidR="006477D7" w:rsidRPr="00074ED8">
        <w:rPr>
          <w:rFonts w:asciiTheme="majorBidi" w:hAnsiTheme="majorBidi" w:cstheme="majorBidi"/>
        </w:rPr>
        <w:t xml:space="preserve"> data or data inaccuracy in some classes </w:t>
      </w:r>
      <w:r w:rsidR="006477D7">
        <w:rPr>
          <w:rFonts w:asciiTheme="majorBidi" w:hAnsiTheme="majorBidi" w:cstheme="majorBidi"/>
        </w:rPr>
        <w:t xml:space="preserve">as seen </w:t>
      </w:r>
      <w:r w:rsidR="006477D7" w:rsidRPr="00074ED8">
        <w:rPr>
          <w:rFonts w:asciiTheme="majorBidi" w:hAnsiTheme="majorBidi" w:cstheme="majorBidi"/>
        </w:rPr>
        <w:t>in the b</w:t>
      </w:r>
      <w:r w:rsidR="006477D7" w:rsidRPr="00074ED8">
        <w:rPr>
          <w:rFonts w:asciiTheme="majorBidi" w:hAnsiTheme="majorBidi" w:cstheme="majorBidi"/>
        </w:rPr>
        <w:t>u</w:t>
      </w:r>
      <w:r w:rsidR="006477D7" w:rsidRPr="00074ED8">
        <w:rPr>
          <w:rFonts w:asciiTheme="majorBidi" w:hAnsiTheme="majorBidi" w:cstheme="majorBidi"/>
        </w:rPr>
        <w:t xml:space="preserve">propion </w:t>
      </w:r>
      <w:r w:rsidR="006477D7">
        <w:rPr>
          <w:rFonts w:asciiTheme="majorBidi" w:hAnsiTheme="majorBidi" w:cstheme="majorBidi"/>
        </w:rPr>
        <w:t>drug</w:t>
      </w:r>
      <w:r w:rsidR="006477D7" w:rsidRPr="00074ED8">
        <w:rPr>
          <w:rFonts w:asciiTheme="majorBidi" w:hAnsiTheme="majorBidi" w:cstheme="majorBidi"/>
        </w:rPr>
        <w:t xml:space="preserve"> class.</w:t>
      </w:r>
    </w:p>
    <w:p w14:paraId="76BC29A9" w14:textId="64040050" w:rsidR="00467024" w:rsidRPr="00AC2E30" w:rsidRDefault="00230282" w:rsidP="00385798">
      <w:pPr>
        <w:spacing w:line="480" w:lineRule="auto"/>
        <w:ind w:firstLine="720"/>
        <w:jc w:val="both"/>
        <w:rPr>
          <w:rFonts w:asciiTheme="majorBidi" w:hAnsiTheme="majorBidi" w:cstheme="majorBidi"/>
          <w:color w:val="000000" w:themeColor="text1"/>
          <w:rtl/>
          <w:lang w:bidi="fa-IR"/>
        </w:rPr>
      </w:pPr>
      <w:r w:rsidRPr="00D8131C">
        <w:rPr>
          <w:rFonts w:asciiTheme="majorBidi" w:hAnsiTheme="majorBidi" w:cstheme="majorBidi"/>
          <w:color w:val="222222"/>
          <w:shd w:val="clear" w:color="auto" w:fill="FFFFFF"/>
        </w:rPr>
        <w:t xml:space="preserve">ML algorithms </w:t>
      </w:r>
      <w:r w:rsidR="00D60DFE" w:rsidRPr="00D8131C">
        <w:rPr>
          <w:rFonts w:asciiTheme="majorBidi" w:hAnsiTheme="majorBidi" w:cstheme="majorBidi"/>
          <w:color w:val="222222"/>
          <w:shd w:val="clear" w:color="auto" w:fill="FFFFFF"/>
        </w:rPr>
        <w:t xml:space="preserve">in toxicology </w:t>
      </w:r>
      <w:r w:rsidRPr="00D8131C">
        <w:rPr>
          <w:rFonts w:asciiTheme="majorBidi" w:hAnsiTheme="majorBidi" w:cstheme="majorBidi"/>
          <w:color w:val="222222"/>
          <w:shd w:val="clear" w:color="auto" w:fill="FFFFFF"/>
        </w:rPr>
        <w:t xml:space="preserve">have been studied beyond </w:t>
      </w:r>
      <w:r w:rsidR="002B64AD" w:rsidRPr="00D8131C">
        <w:rPr>
          <w:rFonts w:asciiTheme="majorBidi" w:hAnsiTheme="majorBidi" w:cstheme="majorBidi"/>
          <w:color w:val="222222"/>
          <w:shd w:val="clear" w:color="auto" w:fill="FFFFFF"/>
        </w:rPr>
        <w:t xml:space="preserve">the </w:t>
      </w:r>
      <w:r w:rsidRPr="00D8131C">
        <w:rPr>
          <w:rFonts w:asciiTheme="majorBidi" w:hAnsiTheme="majorBidi" w:cstheme="majorBidi"/>
          <w:color w:val="222222"/>
          <w:shd w:val="clear" w:color="auto" w:fill="FFFFFF"/>
        </w:rPr>
        <w:t>identification of clinical</w:t>
      </w:r>
      <w:r w:rsidRPr="00AC2E30">
        <w:rPr>
          <w:rFonts w:asciiTheme="majorBidi" w:hAnsiTheme="majorBidi" w:cstheme="majorBidi"/>
          <w:color w:val="222222"/>
          <w:shd w:val="clear" w:color="auto" w:fill="FFFFFF"/>
        </w:rPr>
        <w:t xml:space="preserve"> sy</w:t>
      </w:r>
      <w:r w:rsidRPr="00AC2E30">
        <w:rPr>
          <w:rFonts w:asciiTheme="majorBidi" w:hAnsiTheme="majorBidi" w:cstheme="majorBidi"/>
          <w:color w:val="222222"/>
          <w:shd w:val="clear" w:color="auto" w:fill="FFFFFF"/>
        </w:rPr>
        <w:t>n</w:t>
      </w:r>
      <w:r w:rsidRPr="00AC2E30">
        <w:rPr>
          <w:rFonts w:asciiTheme="majorBidi" w:hAnsiTheme="majorBidi" w:cstheme="majorBidi"/>
          <w:color w:val="222222"/>
          <w:shd w:val="clear" w:color="auto" w:fill="FFFFFF"/>
        </w:rPr>
        <w:t xml:space="preserve">dromes. </w:t>
      </w:r>
      <w:r w:rsidR="00A5467A" w:rsidRPr="00AC2E30">
        <w:rPr>
          <w:rFonts w:asciiTheme="majorBidi" w:hAnsiTheme="majorBidi" w:cstheme="majorBidi"/>
          <w:color w:val="222222"/>
          <w:shd w:val="clear" w:color="auto" w:fill="FFFFFF"/>
        </w:rPr>
        <w:t xml:space="preserve">A study by </w:t>
      </w:r>
      <w:r w:rsidR="003A067A" w:rsidRPr="00AC2E30">
        <w:rPr>
          <w:rFonts w:asciiTheme="majorBidi" w:hAnsiTheme="majorBidi" w:cstheme="majorBidi"/>
          <w:color w:val="222222"/>
          <w:shd w:val="clear" w:color="auto" w:fill="FFFFFF"/>
        </w:rPr>
        <w:t xml:space="preserve">Dong et al. (2019) </w:t>
      </w:r>
      <w:r w:rsidR="00A5467A" w:rsidRPr="00AC2E30">
        <w:rPr>
          <w:rFonts w:asciiTheme="majorBidi" w:hAnsiTheme="majorBidi" w:cstheme="majorBidi"/>
          <w:color w:val="222222"/>
          <w:shd w:val="clear" w:color="auto" w:fill="FFFFFF"/>
        </w:rPr>
        <w:t xml:space="preserve">examined </w:t>
      </w:r>
      <w:r w:rsidR="003A067A" w:rsidRPr="00AC2E30">
        <w:rPr>
          <w:rFonts w:asciiTheme="majorBidi" w:hAnsiTheme="majorBidi" w:cstheme="majorBidi"/>
          <w:color w:val="000000" w:themeColor="text1"/>
        </w:rPr>
        <w:t xml:space="preserve">opioid overdose prediction </w:t>
      </w:r>
      <w:r w:rsidR="000E7128" w:rsidRPr="00AC2E30">
        <w:rPr>
          <w:rFonts w:asciiTheme="majorBidi" w:hAnsiTheme="majorBidi" w:cstheme="majorBidi"/>
          <w:color w:val="000000" w:themeColor="text1"/>
        </w:rPr>
        <w:t>using</w:t>
      </w:r>
      <w:r w:rsidR="003A067A" w:rsidRPr="00AC2E30">
        <w:rPr>
          <w:rFonts w:asciiTheme="majorBidi" w:hAnsiTheme="majorBidi" w:cstheme="majorBidi"/>
          <w:color w:val="000000" w:themeColor="text1"/>
        </w:rPr>
        <w:t xml:space="preserve"> </w:t>
      </w:r>
      <w:r w:rsidR="000E7128" w:rsidRPr="00AC2E30">
        <w:rPr>
          <w:rFonts w:asciiTheme="majorBidi" w:hAnsiTheme="majorBidi" w:cstheme="majorBidi"/>
          <w:color w:val="000000" w:themeColor="text1"/>
        </w:rPr>
        <w:t xml:space="preserve">the </w:t>
      </w:r>
      <w:r w:rsidR="00FE5276" w:rsidRPr="00AC2E30">
        <w:rPr>
          <w:rFonts w:asciiTheme="majorBidi" w:hAnsiTheme="majorBidi" w:cstheme="majorBidi"/>
          <w:color w:val="000000" w:themeColor="text1"/>
        </w:rPr>
        <w:t>R</w:t>
      </w:r>
      <w:r w:rsidR="000E7128" w:rsidRPr="00AC2E30">
        <w:rPr>
          <w:rFonts w:asciiTheme="majorBidi" w:hAnsiTheme="majorBidi" w:cstheme="majorBidi"/>
          <w:color w:val="000000" w:themeColor="text1"/>
        </w:rPr>
        <w:t xml:space="preserve">andom </w:t>
      </w:r>
      <w:r w:rsidR="00FE5276" w:rsidRPr="00AC2E30">
        <w:rPr>
          <w:rFonts w:asciiTheme="majorBidi" w:hAnsiTheme="majorBidi" w:cstheme="majorBidi"/>
          <w:color w:val="000000" w:themeColor="text1"/>
        </w:rPr>
        <w:t>F</w:t>
      </w:r>
      <w:r w:rsidR="000E7128" w:rsidRPr="00AC2E30">
        <w:rPr>
          <w:rFonts w:asciiTheme="majorBidi" w:hAnsiTheme="majorBidi" w:cstheme="majorBidi"/>
          <w:color w:val="000000" w:themeColor="text1"/>
        </w:rPr>
        <w:t xml:space="preserve">orest method, achieving </w:t>
      </w:r>
      <w:r w:rsidR="003A067A" w:rsidRPr="00AC2E30">
        <w:rPr>
          <w:rFonts w:asciiTheme="majorBidi" w:hAnsiTheme="majorBidi" w:cstheme="majorBidi"/>
          <w:color w:val="000000" w:themeColor="text1"/>
        </w:rPr>
        <w:t xml:space="preserve">recall </w:t>
      </w:r>
      <w:r w:rsidR="000E7128" w:rsidRPr="00AC2E30">
        <w:rPr>
          <w:rFonts w:asciiTheme="majorBidi" w:hAnsiTheme="majorBidi" w:cstheme="majorBidi"/>
          <w:color w:val="000000" w:themeColor="text1"/>
        </w:rPr>
        <w:t xml:space="preserve">of </w:t>
      </w:r>
      <w:r w:rsidR="001209C7" w:rsidRPr="00AC2E30">
        <w:rPr>
          <w:rFonts w:asciiTheme="majorBidi" w:hAnsiTheme="majorBidi" w:cstheme="majorBidi"/>
          <w:color w:val="000000"/>
          <w:shd w:val="clear" w:color="auto" w:fill="FFFFFF"/>
        </w:rPr>
        <w:t>85.7%</w:t>
      </w:r>
      <w:r w:rsidR="001209C7" w:rsidRPr="00AC2E30">
        <w:rPr>
          <w:rFonts w:asciiTheme="majorBidi" w:hAnsiTheme="majorBidi" w:cstheme="majorBidi"/>
          <w:color w:val="000000" w:themeColor="text1"/>
        </w:rPr>
        <w:t xml:space="preserve"> </w:t>
      </w:r>
      <w:r w:rsidR="003A067A" w:rsidRPr="00AC2E30">
        <w:rPr>
          <w:rFonts w:asciiTheme="majorBidi" w:hAnsiTheme="majorBidi" w:cstheme="majorBidi"/>
          <w:color w:val="000000" w:themeColor="text1"/>
        </w:rPr>
        <w:t xml:space="preserve">and accuracy </w:t>
      </w:r>
      <w:r w:rsidR="000E7128" w:rsidRPr="00AC2E30">
        <w:rPr>
          <w:rFonts w:asciiTheme="majorBidi" w:hAnsiTheme="majorBidi" w:cstheme="majorBidi"/>
          <w:color w:val="000000" w:themeColor="text1"/>
        </w:rPr>
        <w:t xml:space="preserve">of </w:t>
      </w:r>
      <w:r w:rsidR="001209C7" w:rsidRPr="00AC2E30">
        <w:rPr>
          <w:rFonts w:asciiTheme="majorBidi" w:hAnsiTheme="majorBidi" w:cstheme="majorBidi"/>
          <w:color w:val="000000" w:themeColor="text1"/>
        </w:rPr>
        <w:t>99.2%</w:t>
      </w:r>
      <w:r w:rsidR="005C5391" w:rsidRPr="00AC2E30">
        <w:rPr>
          <w:rFonts w:asciiTheme="majorBidi" w:hAnsiTheme="majorBidi" w:cstheme="majorBidi"/>
          <w:color w:val="000000" w:themeColor="text1"/>
        </w:rPr>
        <w:t xml:space="preserve"> </w:t>
      </w: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&lt;EndNote&gt;&lt;Cite&gt;&lt;Author&gt;Dong&lt;/Author&gt;&lt;Year&gt;2019&lt;/Year&gt;&lt;RecNum&gt;30&lt;/RecNum&gt;&lt;DisplayText&gt;[30]&lt;/DisplayText&gt;&lt;record&gt;&lt;rec-number&gt;30&lt;/rec-number&gt;&lt;foreign-keys&gt;&lt;key app="EN" db-id="0wweseex702xe3efzzjpxpztt5tsw2xdwvdr" timestamp="1673083270"&gt;30&lt;/key&gt;&lt;/foreign-keys&gt;&lt;ref-type name="Conference Proceedings"&gt;10&lt;/ref-type&gt;&lt;contributors&gt;&lt;authors&gt;&lt;author&gt;Dong, Xinyu&lt;/author&gt;&lt;author&gt;Rashidian, Sina&lt;/author&gt;&lt;author&gt;Wang, Yu&lt;/author&gt;&lt;author&gt;Hajagos, Janos&lt;/author&gt;&lt;author&gt;Zhao, Xia&lt;/author&gt;&lt;author&gt;Rosenthal, Richard N&lt;/author&gt;&lt;author&gt;Kong, Jun&lt;/author&gt;&lt;author&gt;Saltz, Mary&lt;/author&gt;&lt;author&gt;Saltz, Joel&lt;/author&gt;&lt;author&gt;Wang, Fusheng&lt;/author&gt;&lt;/authors&gt;&lt;/contributors&gt;&lt;titles&gt;&lt;title&gt;Machine Learning Based Opioid Overdose Prediction Using Electronic Health Records. AMIA Annu Symp Proc. 2020 Mar 4;2019:389-398. &lt;/title&gt;&lt;/titles&gt;&lt;pages&gt;389&lt;/pages&gt;&lt;volume&gt;2019&lt;/volume&gt;&lt;dates&gt;&lt;year&gt;2019&lt;/year&gt;&lt;/dates&gt;&lt;publisher&gt;American Medical Informatics Association&lt;/publisher&gt;&lt;urls&gt;&lt;/urls&gt;&lt;/record&gt;&lt;/Cite&gt;&lt;/EndNote&gt;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hyperlink w:anchor="_ENREF_30" w:tooltip="Dong, 2019 #30" w:history="1">
        <w:r w:rsidR="00385798">
          <w:rPr>
            <w:rFonts w:asciiTheme="majorBidi" w:hAnsiTheme="majorBidi" w:cstheme="majorBidi"/>
            <w:noProof/>
            <w:color w:val="000000" w:themeColor="text1"/>
          </w:rPr>
          <w:t>30</w:t>
        </w:r>
      </w:hyperlink>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 xml:space="preserve">. Zhu et al. (2018) and Xu </w:t>
      </w:r>
      <w:r w:rsidR="00E71ECA" w:rsidRPr="00AC2E30">
        <w:rPr>
          <w:rFonts w:asciiTheme="majorBidi" w:hAnsiTheme="majorBidi" w:cstheme="majorBidi"/>
          <w:color w:val="000000" w:themeColor="text1"/>
        </w:rPr>
        <w:t xml:space="preserve">et al. </w:t>
      </w:r>
      <w:r w:rsidR="003A067A" w:rsidRPr="00AC2E30">
        <w:rPr>
          <w:rFonts w:asciiTheme="majorBidi" w:hAnsiTheme="majorBidi" w:cstheme="majorBidi"/>
          <w:color w:val="000000" w:themeColor="text1"/>
        </w:rPr>
        <w:t xml:space="preserve">(2019) evaluated </w:t>
      </w:r>
      <w:r w:rsidRPr="00AC2E30">
        <w:rPr>
          <w:rFonts w:asciiTheme="majorBidi" w:hAnsiTheme="majorBidi" w:cstheme="majorBidi"/>
          <w:color w:val="000000" w:themeColor="text1"/>
        </w:rPr>
        <w:t xml:space="preserve">ML analysis of </w:t>
      </w:r>
      <w:r w:rsidR="003A067A" w:rsidRPr="00AC2E30">
        <w:rPr>
          <w:rFonts w:asciiTheme="majorBidi" w:hAnsiTheme="majorBidi" w:cstheme="majorBidi"/>
          <w:color w:val="000000" w:themeColor="text1"/>
        </w:rPr>
        <w:t>blood test</w:t>
      </w:r>
      <w:r w:rsidR="00D30AE6" w:rsidRPr="00AC2E30">
        <w:rPr>
          <w:rFonts w:asciiTheme="majorBidi" w:hAnsiTheme="majorBidi" w:cstheme="majorBidi"/>
          <w:color w:val="000000" w:themeColor="text1"/>
        </w:rPr>
        <w:t>s</w:t>
      </w:r>
      <w:r w:rsidR="003A067A" w:rsidRPr="00AC2E30">
        <w:rPr>
          <w:rFonts w:asciiTheme="majorBidi" w:hAnsiTheme="majorBidi" w:cstheme="majorBidi"/>
          <w:color w:val="000000" w:themeColor="text1"/>
        </w:rPr>
        <w:t xml:space="preserve"> </w:t>
      </w:r>
      <w:r w:rsidR="001837CB" w:rsidRPr="00AC2E30">
        <w:rPr>
          <w:rFonts w:asciiTheme="majorBidi" w:hAnsiTheme="majorBidi" w:cstheme="majorBidi"/>
          <w:color w:val="000000" w:themeColor="text1"/>
        </w:rPr>
        <w:t xml:space="preserve">to </w:t>
      </w:r>
      <w:r w:rsidR="003A067A" w:rsidRPr="00AC2E30">
        <w:rPr>
          <w:rFonts w:asciiTheme="majorBidi" w:hAnsiTheme="majorBidi" w:cstheme="majorBidi"/>
          <w:color w:val="000000" w:themeColor="text1"/>
        </w:rPr>
        <w:t xml:space="preserve">identify glyphosate </w:t>
      </w: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&lt;EndNote&gt;&lt;Cite&gt;&lt;Author&gt;Zhu&lt;/Author&gt;&lt;Year&gt;2018&lt;/Year&gt;&lt;RecNum&gt;31&lt;/RecNum&gt;&lt;DisplayText&gt;[31]&lt;/DisplayText&gt;&lt;record&gt;&lt;rec-number&gt;31&lt;/rec-number&gt;&lt;foreign-keys&gt;&lt;key app="EN" db-id="0wweseex702xe3efzzjpxpztt5tsw2xdwvdr" timestamp="1673083270"&gt;31&lt;/key&gt;&lt;/foreign-keys&gt;&lt;ref-type name="Journal Article"&gt;17&lt;/ref-type&gt;&lt;contributors&gt;&lt;authors&gt;&lt;author&gt;Zhu, Jiayin&lt;/author&gt;&lt;author&gt;Zhao, Xuehua&lt;/author&gt;&lt;author&gt;Li, Huaizhong&lt;/author&gt;&lt;author&gt;Chen, Huiling&lt;/author&gt;&lt;author&gt;Wu, Gang&lt;/author&gt;&lt;/authors&gt;&lt;/contributors&gt;&lt;titles&gt;&lt;title&gt;An effective machine learning approach for identifying the glyphosate poisoning status in rats using blood routine test&lt;/title&gt;&lt;secondary-title&gt;IEEE Access&lt;/secondary-title&gt;&lt;/titles&gt;&lt;periodical&gt;&lt;full-title&gt;IEEE Access&lt;/full-title&gt;&lt;/periodical&gt;&lt;pages&gt;15653-15662&lt;/pages&gt;&lt;volume&gt;6&lt;/volume&gt;&lt;dates&gt;&lt;year&gt;2018&lt;/year&gt;&lt;/dates&gt;&lt;isbn&gt;2169-3536&lt;/isbn&gt;&lt;urls&gt;&lt;/urls&gt;&lt;/record&gt;&lt;/Cite&gt;&lt;/EndNote&gt;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hyperlink w:anchor="_ENREF_31" w:tooltip="Zhu, 2018 #31" w:history="1">
        <w:r w:rsidR="00385798">
          <w:rPr>
            <w:rFonts w:asciiTheme="majorBidi" w:hAnsiTheme="majorBidi" w:cstheme="majorBidi"/>
            <w:noProof/>
            <w:color w:val="000000" w:themeColor="text1"/>
          </w:rPr>
          <w:t>31</w:t>
        </w:r>
      </w:hyperlink>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 xml:space="preserve"> and phenanthrene</w:t>
      </w:r>
      <w:r w:rsidR="005C5391" w:rsidRPr="00AC2E30">
        <w:rPr>
          <w:rFonts w:asciiTheme="majorBidi" w:hAnsiTheme="majorBidi" w:cstheme="majorBidi"/>
          <w:color w:val="000000" w:themeColor="text1"/>
        </w:rPr>
        <w:t xml:space="preserve"> </w:t>
      </w: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&lt;EndNote&gt;&lt;Cite&gt;&lt;Author&gt;Xu&lt;/Author&gt;&lt;Year&gt;2019&lt;/Year&gt;&lt;RecNum&gt;32&lt;/RecNum&gt;&lt;DisplayText&gt;[32]&lt;/DisplayText&gt;&lt;record&gt;&lt;rec-number&gt;32&lt;/rec-number&gt;&lt;foreign-keys&gt;&lt;key app="EN" db-id="0wweseex702xe3efzzjpxpztt5tsw2xdwvdr" timestamp="1673083270"&gt;32&lt;/key&gt;&lt;/foreign-keys&gt;&lt;ref-type name="Journal Article"&gt;17&lt;/ref-type&gt;&lt;contributors&gt;&lt;authors&gt;&lt;author&gt;Xu, Yueting&lt;/author&gt;&lt;author&gt;Yu, Keting&lt;/author&gt;&lt;author&gt;Wang, Pengjun&lt;/author&gt;&lt;author&gt;Chen, Huiling&lt;/author&gt;&lt;author&gt;Zhao, Xuehua&lt;/author&gt;&lt;author&gt;Zhu, Jiayin&lt;/author&gt;&lt;/authors&gt;&lt;/contributors&gt;&lt;titles&gt;&lt;title&gt;A new hybrid machine learning approach for prediction of phenanthrene toxicity on mice&lt;/title&gt;&lt;secondary-title&gt;IEEE Access&lt;/secondary-title&gt;&lt;/titles&gt;&lt;periodical&gt;&lt;full-title&gt;IEEE Access&lt;/full-title&gt;&lt;/periodical&gt;&lt;pages&gt;138461-138472&lt;/pages&gt;&lt;volume&gt;7&lt;/volume&gt;&lt;dates&gt;&lt;year&gt;2019&lt;/year&gt;&lt;/dates&gt;&lt;isbn&gt;2169-3536&lt;/isbn&gt;&lt;urls&gt;&lt;/urls&gt;&lt;/record&gt;&lt;/Cite&gt;&lt;/EndNote&gt;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hyperlink w:anchor="_ENREF_32" w:tooltip="Xu, 2019 #32" w:history="1">
        <w:r w:rsidR="00385798">
          <w:rPr>
            <w:rFonts w:asciiTheme="majorBidi" w:hAnsiTheme="majorBidi" w:cstheme="majorBidi"/>
            <w:noProof/>
            <w:color w:val="000000" w:themeColor="text1"/>
          </w:rPr>
          <w:t>32</w:t>
        </w:r>
      </w:hyperlink>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 xml:space="preserve"> poisoning in rats.</w:t>
      </w:r>
      <w:r w:rsidR="000E7128" w:rsidRPr="00AC2E30">
        <w:rPr>
          <w:rFonts w:asciiTheme="majorBidi" w:hAnsiTheme="majorBidi" w:cstheme="majorBidi"/>
          <w:color w:val="000000" w:themeColor="text1"/>
        </w:rPr>
        <w:t xml:space="preserve"> </w:t>
      </w:r>
      <w:r w:rsidR="003A067A" w:rsidRPr="00AC2E30">
        <w:rPr>
          <w:rFonts w:asciiTheme="majorBidi" w:hAnsiTheme="majorBidi" w:cstheme="majorBidi"/>
          <w:color w:val="000000" w:themeColor="text1"/>
        </w:rPr>
        <w:t xml:space="preserve">ML </w:t>
      </w:r>
      <w:r w:rsidR="00D30AE6" w:rsidRPr="00AC2E30">
        <w:rPr>
          <w:rFonts w:asciiTheme="majorBidi" w:hAnsiTheme="majorBidi" w:cstheme="majorBidi"/>
          <w:color w:val="000000" w:themeColor="text1"/>
        </w:rPr>
        <w:t xml:space="preserve">has been explored to </w:t>
      </w:r>
      <w:r w:rsidR="003A067A" w:rsidRPr="00AC2E30">
        <w:rPr>
          <w:rFonts w:asciiTheme="majorBidi" w:hAnsiTheme="majorBidi" w:cstheme="majorBidi"/>
          <w:color w:val="000000" w:themeColor="text1"/>
        </w:rPr>
        <w:t>predic</w:t>
      </w:r>
      <w:r w:rsidR="00D30AE6" w:rsidRPr="00AC2E30">
        <w:rPr>
          <w:rFonts w:asciiTheme="majorBidi" w:hAnsiTheme="majorBidi" w:cstheme="majorBidi"/>
          <w:color w:val="000000" w:themeColor="text1"/>
        </w:rPr>
        <w:t>t</w:t>
      </w:r>
      <w:r w:rsidR="003A067A" w:rsidRPr="00AC2E30">
        <w:rPr>
          <w:rFonts w:asciiTheme="majorBidi" w:hAnsiTheme="majorBidi" w:cstheme="majorBidi"/>
          <w:color w:val="000000" w:themeColor="text1"/>
        </w:rPr>
        <w:t xml:space="preserve"> the prognosis of paraquat-poisoned p</w:t>
      </w:r>
      <w:r w:rsidR="003A067A" w:rsidRPr="00AC2E30">
        <w:rPr>
          <w:rFonts w:asciiTheme="majorBidi" w:hAnsiTheme="majorBidi" w:cstheme="majorBidi"/>
          <w:color w:val="000000" w:themeColor="text1"/>
        </w:rPr>
        <w:t>a</w:t>
      </w:r>
      <w:r w:rsidR="003A067A" w:rsidRPr="00AC2E30">
        <w:rPr>
          <w:rFonts w:asciiTheme="majorBidi" w:hAnsiTheme="majorBidi" w:cstheme="majorBidi"/>
          <w:color w:val="000000" w:themeColor="text1"/>
        </w:rPr>
        <w:t>tients using biochemical indexes</w:t>
      </w:r>
      <w:r w:rsidR="005C5391" w:rsidRPr="00AC2E30">
        <w:rPr>
          <w:rFonts w:asciiTheme="majorBidi" w:hAnsiTheme="majorBidi" w:cstheme="majorBidi"/>
          <w:color w:val="000000" w:themeColor="text1"/>
        </w:rPr>
        <w:t xml:space="preserve"> </w:t>
      </w:r>
      <w:r w:rsidR="00886BB4" w:rsidRPr="00AC2E30">
        <w:rPr>
          <w:rFonts w:asciiTheme="majorBidi" w:hAnsiTheme="majorBidi" w:cstheme="majorBidi"/>
          <w:color w:val="000000" w:themeColor="text1"/>
        </w:rPr>
        <w:fldChar w:fldCharType="begin">
          <w:fldData xml:space="preserve">PEVuZE5vdGU+PENpdGU+PEF1dGhvcj5DaGVuPC9BdXRob3I+PFllYXI+MjAxNzwvWWVhcj48UmVj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</w:fldData>
        </w:fldChar>
      </w:r>
      <w:r w:rsidR="00385798">
        <w:rPr>
          <w:rFonts w:asciiTheme="majorBidi" w:hAnsiTheme="majorBidi" w:cstheme="majorBidi"/>
          <w:color w:val="000000" w:themeColor="text1"/>
        </w:rPr>
        <w:instrText xml:space="preserve"> ADDIN EN.CITE </w:instrText>
      </w:r>
      <w:r w:rsidR="00385798">
        <w:rPr>
          <w:rFonts w:asciiTheme="majorBidi" w:hAnsiTheme="majorBidi" w:cstheme="majorBidi"/>
          <w:color w:val="000000" w:themeColor="text1"/>
        </w:rPr>
        <w:fldChar w:fldCharType="begin">
          <w:fldData xml:space="preserve">PEVuZE5vdGU+PENpdGU+PEF1dGhvcj5DaGVuPC9BdXRob3I+PFllYXI+MjAxNzwvWWVhcj48UmVj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</w:fldData>
        </w:fldChar>
      </w:r>
      <w:r w:rsidR="00385798">
        <w:rPr>
          <w:rFonts w:asciiTheme="majorBidi" w:hAnsiTheme="majorBidi" w:cstheme="majorBidi"/>
          <w:color w:val="000000" w:themeColor="text1"/>
        </w:rPr>
        <w:instrText xml:space="preserve"> ADDIN EN.CITE.DATA </w:instrText>
      </w:r>
      <w:r w:rsidR="00385798">
        <w:rPr>
          <w:rFonts w:asciiTheme="majorBidi" w:hAnsiTheme="majorBidi" w:cstheme="majorBidi"/>
          <w:color w:val="000000" w:themeColor="text1"/>
        </w:rPr>
      </w:r>
      <w:r w:rsidR="00385798">
        <w:rPr>
          <w:rFonts w:asciiTheme="majorBidi" w:hAnsiTheme="majorBidi" w:cstheme="majorBidi"/>
          <w:color w:val="000000" w:themeColor="text1"/>
        </w:rPr>
        <w:fldChar w:fldCharType="end"/>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hyperlink w:anchor="_ENREF_32" w:tooltip="Xu, 2019 #32" w:history="1">
        <w:r w:rsidR="00385798">
          <w:rPr>
            <w:rFonts w:asciiTheme="majorBidi" w:hAnsiTheme="majorBidi" w:cstheme="majorBidi"/>
            <w:noProof/>
            <w:color w:val="000000" w:themeColor="text1"/>
          </w:rPr>
          <w:t>32-34</w:t>
        </w:r>
      </w:hyperlink>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 seizures from tramadol poisoning</w:t>
      </w:r>
      <w:r w:rsidR="005C5391" w:rsidRPr="00AC2E30">
        <w:rPr>
          <w:rFonts w:asciiTheme="majorBidi" w:hAnsiTheme="majorBidi" w:cstheme="majorBidi"/>
          <w:color w:val="000000" w:themeColor="text1"/>
        </w:rPr>
        <w:t xml:space="preserve"> </w:t>
      </w:r>
      <w:del w:id="36" w:author="Author">
        <w:r w:rsidR="00886BB4"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&lt;EndNote&gt;&lt;Cite&gt;&lt;Author&gt;Behnoush&lt;/Author&gt;&lt;Year&gt;2021&lt;/Year&gt;&lt;RecNum&gt;14&lt;/RecNum&gt;&lt;DisplayText&gt;[35]&lt;/DisplayText&gt;&lt;record&gt;&lt;rec-number&gt;14&lt;/rec-number&gt;&lt;foreign-keys&gt;&lt;key app="EN" db-id="5fvfszed7wrrv3es9dap59di5wr22wdadezr" timestamp="1619320825"&gt;14&lt;/key&gt;&lt;/foreign-keys&gt;&lt;ref-type name="Journal Article"&gt;17&lt;/ref-type&gt;&lt;contributors&gt;&lt;authors&gt;&lt;author&gt;Behnoush, B&lt;/author&gt;&lt;author&gt;Bazmi, E&lt;/author&gt;&lt;author&gt;Nazari, SH&lt;/author&gt;&lt;author&gt;Khodakarim, S&lt;/author&gt;&lt;author&gt;Looha, MA&lt;/author&gt;&lt;author&gt;Soori, H&lt;/author&gt;&lt;/authors&gt;&lt;/contributors&gt;&lt;titles&gt;&lt;title&gt;Machine learning algorithms to predict seizure due to acute tramadol poisoning&lt;/title&gt;&lt;secondary-title&gt;Human &amp;amp; Experimental Toxicology&lt;/secondary-title&gt;&lt;/titles&gt;&lt;periodical&gt;&lt;full-title&gt;Human &amp;amp; Experimental Toxicology&lt;/full-title&gt;&lt;/periodical&gt;&lt;pages&gt;0960327121991910&lt;/pages&gt;&lt;dates&gt;&lt;year&gt;2021&lt;/year&gt;&lt;/dates&gt;&lt;isbn&gt;0960-3271&lt;/isbn&gt;&lt;urls&gt;&lt;/urls&gt;&lt;/record&gt;&lt;/Cite&gt;&lt;/EndNote&gt;</w:delInstrText>
        </w:r>
        <w:r w:rsidR="00886BB4"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"_ENREF_35" \o "Behnoush, 2021 #14"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35</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886BB4" w:rsidRPr="00AC2E30">
          <w:rPr>
            <w:rFonts w:asciiTheme="majorBidi" w:hAnsiTheme="majorBidi" w:cstheme="majorBidi"/>
            <w:color w:val="000000" w:themeColor="text1"/>
          </w:rPr>
          <w:fldChar w:fldCharType="end"/>
        </w:r>
      </w:del>
      <w:ins w:id="37" w:author="Autho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&lt;EndNote&gt;&lt;Cite&gt;&lt;Author&gt;Behnoush&lt;/Author&gt;&lt;Year&gt;2021&lt;/Year&gt;&lt;RecNum&gt;35&lt;/RecNum&gt;&lt;DisplayText&gt;[35]&lt;/DisplayText&gt;&lt;record&gt;&lt;rec-number&gt;35&lt;/rec-number&gt;&lt;foreign-keys&gt;&lt;key app="EN" db-id="0wweseex702xe3efzzjpxpztt5tsw2xdwvdr" timestamp="1673083270"&gt;35&lt;/key&gt;&lt;/foreign-keys&gt;&lt;ref-type name="Journal Article"&gt;17&lt;/ref-type&gt;&lt;contributors&gt;&lt;authors&gt;&lt;author&gt;Behnoush, B&lt;/author&gt;&lt;author&gt;Bazmi, E&lt;/author&gt;&lt;author&gt;Nazari, SH&lt;/author&gt;&lt;author&gt;Khodakarim, S&lt;/author&gt;&lt;author&gt;Looha, MA&lt;/author&gt;&lt;author&gt;Soori, H&lt;/author&gt;&lt;/authors&gt;&lt;/contributors&gt;&lt;titles&gt;&lt;title&gt;Machine learning algorithms to predict seizure due to acute tramadol poisoning&lt;/title&gt;&lt;secondary-title&gt;Hum Exp Toxicol&lt;/secondary-title&gt;&lt;/titles&gt;&lt;periodical&gt;&lt;full-title&gt;Hum Exp Toxicol&lt;/full-title&gt;&lt;/periodical&gt;&lt;pages&gt;1225-33&lt;/pages&gt;&lt;volume&gt;40&lt;/volume&gt;&lt;number&gt;8&lt;/number&gt;&lt;dates&gt;&lt;year&gt;2021&lt;/year&gt;&lt;/dates&gt;&lt;isbn&gt;0960-3271&lt;/isbn&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"_ENREF_35" \o "Behnoush, 2021 #35"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35</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ins>
      <w:r w:rsidR="003A067A" w:rsidRPr="00AC2E30">
        <w:rPr>
          <w:rFonts w:asciiTheme="majorBidi" w:hAnsiTheme="majorBidi" w:cstheme="majorBidi"/>
          <w:color w:val="000000" w:themeColor="text1"/>
        </w:rPr>
        <w:t>, older adults at risk of adverse drug events</w:t>
      </w:r>
      <w:r w:rsidR="005C5391" w:rsidRPr="00AC2E30">
        <w:rPr>
          <w:rFonts w:asciiTheme="majorBidi" w:hAnsiTheme="majorBidi" w:cstheme="majorBidi"/>
          <w:color w:val="000000" w:themeColor="text1"/>
        </w:rPr>
        <w:t xml:space="preserve"> </w:t>
      </w:r>
      <w:del w:id="38" w:author="Author">
        <w:r w:rsidR="00886BB4"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&lt;EndNote&gt;&lt;Cite&gt;&lt;Author&gt;Ouchi&lt;/Author&gt;&lt;Year&gt;2018&lt;/Year&gt;&lt;RecNum&gt;15&lt;/RecNum&gt;&lt;DisplayText&gt;[36]&lt;/DisplayText&gt;&lt;record&gt;&lt;rec-number&gt;15&lt;/rec-number&gt;&lt;foreign-keys&gt;&lt;key app="EN" db-id="5fvfszed7wrrv3es9dap59di5wr22wdadezr" timestamp="1619320825"&gt;15&lt;/key&gt;&lt;/foreign-keys&gt;&lt;ref-type name="Journal Article"&gt;17&lt;/ref-type&gt;&lt;contributors&gt;&lt;authors&gt;&lt;author&gt;Ouchi, Kei&lt;/author&gt;&lt;author&gt;Lindvall, Charlotta&lt;/author&gt;&lt;author&gt;Chai, Peter R&lt;/author&gt;&lt;author&gt;Boyer, Edward W&lt;/author&gt;&lt;/authors&gt;&lt;/contributors&gt;&lt;titles&gt;&lt;title&gt;Machine learning to predict, detect, and intervene older adults vulnerable for adverse drug events in the emergency department&lt;/title&gt;&lt;secondary-title&gt;Journal of Medical Toxicology&lt;/secondary-title&gt;&lt;/titles&gt;&lt;periodical&gt;&lt;full-title&gt;Journal of Medical Toxicology&lt;/full-title&gt;&lt;/periodical&gt;&lt;pages&gt;248-252&lt;/pages&gt;&lt;volume&gt;14&lt;/volume&gt;&lt;number&gt;3&lt;/number&gt;&lt;dates&gt;&lt;year&gt;2018&lt;/year&gt;&lt;/dates&gt;&lt;isbn&gt;1937-6995&lt;/isbn&gt;&lt;urls&gt;&lt;/urls&gt;&lt;/record&gt;&lt;/Cite&gt;&lt;/EndNote&gt;</w:delInstrText>
        </w:r>
        <w:r w:rsidR="00886BB4"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"_ENREF_36" \o "Ouchi, 2018 #15"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36</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886BB4" w:rsidRPr="00AC2E30">
          <w:rPr>
            <w:rFonts w:asciiTheme="majorBidi" w:hAnsiTheme="majorBidi" w:cstheme="majorBidi"/>
            <w:color w:val="000000" w:themeColor="text1"/>
          </w:rPr>
          <w:fldChar w:fldCharType="end"/>
        </w:r>
      </w:del>
      <w:ins w:id="39" w:author="Autho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&lt;EndNote&gt;&lt;Cite&gt;&lt;Author&gt;Ouchi&lt;/Author&gt;&lt;Year&gt;2018&lt;/Year&gt;&lt;RecNum&gt;36&lt;/RecNum&gt;&lt;DisplayText&gt;[36]&lt;/DisplayText&gt;&lt;record&gt;&lt;rec-number&gt;36&lt;/rec-number&gt;&lt;foreign-keys&gt;&lt;key app="EN" db-id="0wweseex702xe3efzzjpxpztt5tsw2xdwvdr" timestamp="1673083270"&gt;36&lt;/key&gt;&lt;/foreign-keys&gt;&lt;ref-type name="Journal Article"&gt;17&lt;/ref-type&gt;&lt;contributors&gt;&lt;authors&gt;&lt;author&gt;Ouchi, Kei&lt;/author&gt;&lt;author&gt;Lindvall, Charlotta&lt;/author&gt;&lt;author&gt;Chai, Peter R&lt;/author&gt;&lt;author&gt;Boyer, Edward W&lt;/author&gt;&lt;/authors&gt;&lt;/contributors&gt;&lt;titles&gt;&lt;title&gt;Machine learning to predict, detect, and intervene older adults vulnerable for adverse drug events in the emergency department&lt;/title&gt;&lt;secondary-title&gt;J Med Toxicol&lt;/secondary-title&gt;&lt;/titles&gt;&lt;periodical&gt;&lt;full-title&gt;J Med Toxicol&lt;/full-title&gt;&lt;/periodical&gt;&lt;pages&gt;248-252&lt;/pages&gt;&lt;volume&gt;14&lt;/volume&gt;&lt;number&gt;3&lt;/number&gt;&lt;dates&gt;&lt;year&gt;2018&lt;/year&gt;&lt;/dates&gt;&lt;isbn&gt;1937-6995&lt;/isbn&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"_ENREF_36" \o "Ouchi, 2018 #36"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36</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ins>
      <w:r w:rsidR="003A067A" w:rsidRPr="00AC2E30">
        <w:rPr>
          <w:rFonts w:asciiTheme="majorBidi" w:hAnsiTheme="majorBidi" w:cstheme="majorBidi"/>
          <w:color w:val="000000" w:themeColor="text1"/>
        </w:rPr>
        <w:t>, children at risk of lead poisoning</w:t>
      </w:r>
      <w:r w:rsidR="005C5391" w:rsidRPr="00AC2E30">
        <w:rPr>
          <w:rFonts w:asciiTheme="majorBidi" w:hAnsiTheme="majorBidi" w:cstheme="majorBidi"/>
          <w:color w:val="000000" w:themeColor="text1"/>
        </w:rPr>
        <w:t xml:space="preserve"> </w:t>
      </w:r>
      <w:del w:id="40" w:author="Author">
        <w:r w:rsidR="00886BB4"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&lt;EndNote&gt;&lt;Cite&gt;&lt;Author&gt;Potash&lt;/Author&gt;&lt;Year&gt;2020&lt;/Year&gt;&lt;RecNum&gt;54&lt;/RecNum&gt;&lt;DisplayText&gt;[37]&lt;/DisplayText&gt;&lt;record&gt;&lt;rec-number&gt;54&lt;/rec-number&gt;&lt;foreign-keys&gt;&lt;key app="EN" db-id="pzrttzw5a2wd2peepazxd0emwet0ttvrrwtw" timestamp="1650739461"&gt;54&lt;/key&gt;&lt;/foreign-keys&gt;&lt;ref-type name="Journal Article"&gt;17&lt;/ref-type&gt;&lt;contributors&gt;&lt;authors&gt;&lt;author&gt;Potash, Eric&lt;/author&gt;&lt;author&gt;Ghani, Rayid&lt;/author&gt;&lt;author&gt;Walsh, Joe&lt;/author&gt;&lt;author&gt;Jorgensen, Emile&lt;/author&gt;&lt;author&gt;Lohff, Cortland&lt;/author&gt;&lt;author&gt;Prachand, Nik&lt;/author&gt;&lt;author&gt;Mansour, Raed&lt;/author&gt;&lt;/authors&gt;&lt;/contributors&gt;&lt;titles&gt;&lt;title&gt;Validation of a machine learning model to predict childhood lead poisoning&lt;/title&gt;&lt;secondary-title&gt;JAMA network open&lt;/secondary-title&gt;&lt;/titles&gt;&lt;periodical&gt;&lt;full-title&gt;JAMA network open&lt;/full-title&gt;&lt;/periodical&gt;&lt;pages&gt;e2012734-e2012734&lt;/pages&gt;&lt;volume&gt;3&lt;/volume&gt;&lt;number&gt;9&lt;/number&gt;&lt;dates&gt;&lt;year&gt;2020&lt;/year&gt;&lt;/dates&gt;&lt;urls&gt;&lt;/urls&gt;&lt;/record&gt;&lt;/Cite&gt;&lt;/EndNote&gt;</w:delInstrText>
        </w:r>
        <w:r w:rsidR="00886BB4"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"_ENREF_37" \o "Potash, 2020 #54"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37</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886BB4" w:rsidRPr="00AC2E30">
          <w:rPr>
            <w:rFonts w:asciiTheme="majorBidi" w:hAnsiTheme="majorBidi" w:cstheme="majorBidi"/>
            <w:color w:val="000000" w:themeColor="text1"/>
          </w:rPr>
          <w:fldChar w:fldCharType="end"/>
        </w:r>
      </w:del>
      <w:ins w:id="41" w:author="Author">
        <w:r w:rsidR="00886BB4"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&lt;EndNote&gt;&lt;Cite&gt;&lt;Author&gt;Potash&lt;/Author&gt;&lt;Year&gt;2020&lt;/Year&gt;&lt;RecNum&gt;37&lt;/RecNum&gt;&lt;DisplayText&gt;[37]&lt;/DisplayText&gt;&lt;record&gt;&lt;rec-number&gt;37&lt;/rec-number&gt;&lt;foreign-keys&gt;&lt;key app="EN" db-id="0wweseex702xe3efzzjpxpztt5tsw2xdwvdr" timestamp="1673083270"&gt;37&lt;/key&gt;&lt;/foreign-keys&gt;&lt;ref-type name="Journal Article"&gt;17&lt;/ref-type&gt;&lt;contributors&gt;&lt;authors&gt;&lt;author&gt;Potash, Eric&lt;/author&gt;&lt;author&gt;Ghani, Rayid&lt;/author&gt;&lt;author&gt;Walsh, Joe&lt;/author&gt;&lt;author&gt;Jorgensen, Emile&lt;/author&gt;&lt;author&gt;Lohff, Cortland&lt;/author&gt;&lt;author&gt;Prachand, Nik&lt;/author&gt;&lt;author&gt;Mansour, Raed&lt;/author&gt;&lt;/authors&gt;&lt;/contributors&gt;&lt;titles&gt;&lt;title&gt;Validation of a machine learning model to predict childhood lead poisoning&lt;/title&gt;&lt;secondary-title&gt;JAMA Netw Open&lt;/secondary-title&gt;&lt;/titles&gt;&lt;periodical&gt;&lt;full-title&gt;JAMA Netw Open&lt;/full-title&gt;&lt;/periodical&gt;&lt;pages&gt;e2012734-e2012734&lt;/pages&gt;&lt;volume&gt;3&lt;/volume&gt;&lt;number&gt;9&lt;/number&gt;&lt;dates&gt;&lt;year&gt;2020&lt;/year&gt;&lt;/dates&gt;&lt;urls&gt;&lt;/urls&gt;&lt;/record&gt;&lt;/Cite&gt;&lt;/EndNote&gt;</w:instrText>
        </w:r>
        <w:r w:rsidR="00886BB4"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"_ENREF_37" \o "Potash, 2020 #37"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37</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886BB4" w:rsidRPr="00AC2E30">
          <w:rPr>
            <w:rFonts w:asciiTheme="majorBidi" w:hAnsiTheme="majorBidi" w:cstheme="majorBidi"/>
            <w:color w:val="000000" w:themeColor="text1"/>
          </w:rPr>
          <w:fldChar w:fldCharType="end"/>
        </w:r>
      </w:ins>
      <w:r w:rsidR="003A067A" w:rsidRPr="00AC2E30">
        <w:rPr>
          <w:rFonts w:asciiTheme="majorBidi" w:hAnsiTheme="majorBidi" w:cstheme="majorBidi"/>
          <w:color w:val="000000" w:themeColor="text1"/>
        </w:rPr>
        <w:t>, and ototoxic</w:t>
      </w:r>
      <w:r w:rsidR="003A067A" w:rsidRPr="00AC2E30">
        <w:rPr>
          <w:rFonts w:asciiTheme="majorBidi" w:hAnsiTheme="majorBidi" w:cstheme="majorBidi"/>
          <w:color w:val="000000" w:themeColor="text1"/>
        </w:rPr>
        <w:t>i</w:t>
      </w:r>
      <w:r w:rsidR="003A067A" w:rsidRPr="00AC2E30">
        <w:rPr>
          <w:rFonts w:asciiTheme="majorBidi" w:hAnsiTheme="majorBidi" w:cstheme="majorBidi"/>
          <w:color w:val="000000" w:themeColor="text1"/>
        </w:rPr>
        <w:t>ty</w:t>
      </w:r>
      <w:r w:rsidR="003A067A" w:rsidRPr="00AC2E30">
        <w:rPr>
          <w:rFonts w:asciiTheme="majorBidi" w:eastAsiaTheme="minorHAnsi" w:hAnsiTheme="majorBidi" w:cstheme="majorBidi"/>
          <w:color w:val="131413"/>
        </w:rPr>
        <w:t xml:space="preserve"> of </w:t>
      </w:r>
      <w:r w:rsidR="003A067A" w:rsidRPr="00AC2E30">
        <w:rPr>
          <w:rFonts w:asciiTheme="majorBidi" w:hAnsiTheme="majorBidi" w:cstheme="majorBidi"/>
          <w:color w:val="000000" w:themeColor="text1"/>
        </w:rPr>
        <w:t>cig</w:t>
      </w:r>
      <w:r w:rsidR="003A067A" w:rsidRPr="00AC2E30">
        <w:rPr>
          <w:rFonts w:asciiTheme="majorBidi" w:hAnsiTheme="majorBidi" w:cstheme="majorBidi"/>
          <w:color w:val="000000" w:themeColor="text1"/>
        </w:rPr>
        <w:t>a</w:t>
      </w:r>
      <w:r w:rsidR="003A067A" w:rsidRPr="00AC2E30">
        <w:rPr>
          <w:rFonts w:asciiTheme="majorBidi" w:hAnsiTheme="majorBidi" w:cstheme="majorBidi"/>
          <w:color w:val="000000" w:themeColor="text1"/>
        </w:rPr>
        <w:t>rettes/pesticides</w:t>
      </w:r>
      <w:r w:rsidR="005C5391" w:rsidRPr="00AC2E30">
        <w:rPr>
          <w:rFonts w:asciiTheme="majorBidi" w:hAnsiTheme="majorBidi" w:cstheme="majorBidi"/>
          <w:color w:val="000000" w:themeColor="text1"/>
        </w:rPr>
        <w:t xml:space="preserve"> </w:t>
      </w:r>
      <w:del w:id="42" w:author="Author">
        <w:r w:rsidR="003C093B" w:rsidRPr="00AC2E30">
          <w:rPr>
            <w:rFonts w:asciiTheme="majorBidi" w:hAnsiTheme="majorBidi" w:cstheme="majorBidi"/>
            <w:color w:val="000000" w:themeColor="text1"/>
          </w:rPr>
          <w:fldChar w:fldCharType="begin"/>
        </w:r>
        <w:r w:rsidR="0051523E">
          <w:rPr>
            <w:rFonts w:asciiTheme="majorBidi" w:hAnsiTheme="majorBidi" w:cstheme="majorBidi"/>
            <w:color w:val="000000" w:themeColor="text1"/>
          </w:rPr>
          <w:delInstrText xml:space="preserve"> ADDIN EN.CITE &lt;EndNote&gt;&lt;Cite&gt;&lt;Author&gt;Tomiazzi&lt;/Author&gt;&lt;Year&gt;2019&lt;/Year&gt;&lt;RecNum&gt;18&lt;/RecNum&gt;&lt;DisplayText&gt;[38]&lt;/DisplayText&gt;&lt;record&gt;&lt;rec-number&gt;18&lt;/rec-number&gt;&lt;foreign-keys&gt;&lt;key app="EN" db-id="5fvfszed7wrrv3es9dap59di5wr22wdadezr" timestamp="1619320826"&gt;18&lt;/key&gt;&lt;/foreign-keys&gt;&lt;ref-type name="Journal Article"&gt;17&lt;/ref-type&gt;&lt;contributors&gt;&lt;authors&gt;&lt;author&gt;Tomiazzi, Jamile Silveira&lt;/author&gt;&lt;author&gt;Pereira, Danillo Roberto&lt;/author&gt;&lt;author&gt;Judai, Meire Aparecida&lt;/author&gt;&lt;author&gt;Antunes, Patrícia Alexandra&lt;/author&gt;&lt;author&gt;Favareto, Ana Paula Alves&lt;/author&gt;&lt;/authors&gt;&lt;/contributors&gt;&lt;titles&gt;&lt;title&gt;Performance of machine-learning algorithms to pattern recognition and classification of hearing impairment in Brazilian farmers exposed to pesticide and/or cigarette smoke&lt;/title&gt;&lt;secondary-title&gt;Environmental Science and Pollution Research&lt;/secondary-title&gt;&lt;/titles&gt;&lt;periodical&gt;&lt;full-title&gt;Environmental Science and Pollution Research&lt;/full-title&gt;&lt;/periodical&gt;&lt;pages&gt;6481-6491&lt;/pages&gt;&lt;volume&gt;26&lt;/volume&gt;&lt;number&gt;7&lt;/number&gt;&lt;dates&gt;&lt;year&gt;2019&lt;/year&gt;&lt;/dates&gt;&lt;isbn&gt;1614-7499&lt;/isbn&gt;&lt;urls&gt;&lt;/urls&gt;&lt;/record&gt;&lt;/Cite&gt;&lt;/EndNote&gt;</w:delInstrText>
        </w:r>
        <w:r w:rsidR="003C093B" w:rsidRPr="00AC2E30">
          <w:rPr>
            <w:rFonts w:asciiTheme="majorBidi" w:hAnsiTheme="majorBidi" w:cstheme="majorBidi"/>
            <w:color w:val="000000" w:themeColor="text1"/>
          </w:rPr>
          <w:fldChar w:fldCharType="separate"/>
        </w:r>
        <w:r w:rsidR="0051523E">
          <w:rPr>
            <w:rFonts w:asciiTheme="majorBidi" w:hAnsiTheme="majorBidi" w:cstheme="majorBidi"/>
            <w:noProof/>
            <w:color w:val="000000" w:themeColor="text1"/>
          </w:rPr>
          <w:delText>[</w:delText>
        </w:r>
        <w:r w:rsidR="00D55946">
          <w:rPr>
            <w:rFonts w:asciiTheme="majorBidi" w:hAnsiTheme="majorBidi" w:cstheme="majorBidi"/>
            <w:noProof/>
            <w:color w:val="000000" w:themeColor="text1"/>
          </w:rPr>
          <w:fldChar w:fldCharType="begin"/>
        </w:r>
        <w:r w:rsidR="00D55946">
          <w:rPr>
            <w:rFonts w:asciiTheme="majorBidi" w:hAnsiTheme="majorBidi" w:cstheme="majorBidi"/>
            <w:noProof/>
            <w:color w:val="000000" w:themeColor="text1"/>
          </w:rPr>
          <w:delInstrText xml:space="preserve"> HYPERLINK \l "_ENREF_38" \o "Tomiazzi, 2019 #18" </w:delInstrText>
        </w:r>
        <w:r w:rsidR="00D55946">
          <w:rPr>
            <w:rFonts w:asciiTheme="majorBidi" w:hAnsiTheme="majorBidi" w:cstheme="majorBidi"/>
            <w:noProof/>
            <w:color w:val="000000" w:themeColor="text1"/>
          </w:rPr>
        </w:r>
        <w:r w:rsidR="00D55946">
          <w:rPr>
            <w:rFonts w:asciiTheme="majorBidi" w:hAnsiTheme="majorBidi" w:cstheme="majorBidi"/>
            <w:noProof/>
            <w:color w:val="000000" w:themeColor="text1"/>
          </w:rPr>
          <w:fldChar w:fldCharType="separate"/>
        </w:r>
        <w:r w:rsidR="00D55946">
          <w:rPr>
            <w:rFonts w:asciiTheme="majorBidi" w:hAnsiTheme="majorBidi" w:cstheme="majorBidi"/>
            <w:noProof/>
            <w:color w:val="000000" w:themeColor="text1"/>
          </w:rPr>
          <w:delText>38</w:delText>
        </w:r>
        <w:r w:rsidR="00D55946">
          <w:rPr>
            <w:rFonts w:asciiTheme="majorBidi" w:hAnsiTheme="majorBidi" w:cstheme="majorBidi"/>
            <w:noProof/>
            <w:color w:val="000000" w:themeColor="text1"/>
          </w:rPr>
          <w:fldChar w:fldCharType="end"/>
        </w:r>
        <w:r w:rsidR="0051523E">
          <w:rPr>
            <w:rFonts w:asciiTheme="majorBidi" w:hAnsiTheme="majorBidi" w:cstheme="majorBidi"/>
            <w:noProof/>
            <w:color w:val="000000" w:themeColor="text1"/>
          </w:rPr>
          <w:delText>]</w:delText>
        </w:r>
        <w:r w:rsidR="003C093B"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delText>.</w:delText>
        </w:r>
      </w:del>
      <w:ins w:id="43" w:author="Author">
        <w:r w:rsidR="003C093B"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&lt;EndNote&gt;&lt;Cite&gt;&lt;Author&gt;Tomiazzi&lt;/Author&gt;&lt;Year&gt;2019&lt;/Year&gt;&lt;RecNum&gt;38&lt;/RecNum&gt;&lt;DisplayText&gt;[38]&lt;/DisplayText&gt;&lt;record&gt;&lt;rec-number&gt;38&lt;/rec-number&gt;&lt;foreign-keys&gt;&lt;key app="EN" db-id="0wweseex702xe3efzzjpxpztt5tsw2xdwvdr" timestamp="1673083270"&gt;38&lt;/key&gt;&lt;/foreign-keys&gt;&lt;ref-type name="Journal Article"&gt;17&lt;/ref-type&gt;&lt;contributors&gt;&lt;authors&gt;&lt;author&gt;Tomiazzi, Jamile Silveira&lt;/author&gt;&lt;author&gt;Pereira, Danillo Roberto&lt;/author&gt;&lt;author&gt;Judai, Meire Aparecida&lt;/author&gt;&lt;author&gt;Antunes, Patrícia Alexandra&lt;/author&gt;&lt;author&gt;Favareto, Ana Paula Alves&lt;/author&gt;&lt;/authors&gt;&lt;/contributors&gt;&lt;titles&gt;&lt;title&gt;Performance of machine-learning algorithms to pattern recognition and classification of hearing impairment in Brazilian farmers exposed to pesticide and/or cigarette smoke&lt;/title&gt;&lt;secondary-title&gt;Environ Sci Pollut Res&lt;/secondary-title&gt;&lt;/titles&gt;&lt;periodical&gt;&lt;full-title&gt;Environ Sci Pollut Res&lt;/full-title&gt;&lt;/periodical&gt;&lt;pages&gt;6481-6491&lt;/pages&gt;&lt;volume&gt;26&lt;/volume&gt;&lt;number&gt;7&lt;/number&gt;&lt;dates&gt;&lt;year&gt;2019&lt;/year&gt;&lt;/dates&gt;&lt;isbn&gt;1614-7499&lt;/isbn&gt;&lt;urls&gt;&lt;/urls&gt;&lt;/record&gt;&lt;/Cite&gt;&lt;/EndNote&gt;</w:instrText>
        </w:r>
        <w:r w:rsidR="003C093B"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r w:rsidR="00385798">
          <w:rPr>
            <w:rFonts w:asciiTheme="majorBidi" w:hAnsiTheme="majorBidi" w:cstheme="majorBidi"/>
            <w:noProof/>
            <w:color w:val="000000" w:themeColor="text1"/>
          </w:rPr>
          <w:fldChar w:fldCharType="begin"/>
        </w:r>
        <w:r w:rsidR="00385798">
          <w:rPr>
            <w:rFonts w:asciiTheme="majorBidi" w:hAnsiTheme="majorBidi" w:cstheme="majorBidi"/>
            <w:noProof/>
            <w:color w:val="000000" w:themeColor="text1"/>
          </w:rPr>
          <w:instrText xml:space="preserve"> HYPERLINK \l "_ENREF_38" \o "Tomiazzi, 2019 #38" </w:instrText>
        </w:r>
        <w:r w:rsidR="00385798">
          <w:rPr>
            <w:rFonts w:asciiTheme="majorBidi" w:hAnsiTheme="majorBidi" w:cstheme="majorBidi"/>
            <w:noProof/>
            <w:color w:val="000000" w:themeColor="text1"/>
          </w:rPr>
        </w:r>
        <w:r w:rsidR="00385798">
          <w:rPr>
            <w:rFonts w:asciiTheme="majorBidi" w:hAnsiTheme="majorBidi" w:cstheme="majorBidi"/>
            <w:noProof/>
            <w:color w:val="000000" w:themeColor="text1"/>
          </w:rPr>
          <w:fldChar w:fldCharType="separate"/>
        </w:r>
        <w:r w:rsidR="00385798">
          <w:rPr>
            <w:rFonts w:asciiTheme="majorBidi" w:hAnsiTheme="majorBidi" w:cstheme="majorBidi"/>
            <w:noProof/>
            <w:color w:val="000000" w:themeColor="text1"/>
          </w:rPr>
          <w:t>38</w:t>
        </w:r>
        <w:r w:rsidR="00385798">
          <w:rPr>
            <w:rFonts w:asciiTheme="majorBidi" w:hAnsiTheme="majorBidi" w:cstheme="majorBidi"/>
            <w:noProof/>
            <w:color w:val="000000" w:themeColor="text1"/>
          </w:rPr>
          <w:fldChar w:fldCharType="end"/>
        </w:r>
        <w:r w:rsidR="00385798">
          <w:rPr>
            <w:rFonts w:asciiTheme="majorBidi" w:hAnsiTheme="majorBidi" w:cstheme="majorBidi"/>
            <w:noProof/>
            <w:color w:val="000000" w:themeColor="text1"/>
          </w:rPr>
          <w:t>]</w:t>
        </w:r>
        <w:r w:rsidR="003C093B"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w:t>
        </w:r>
      </w:ins>
      <w:r w:rsidR="002B64AD" w:rsidRPr="00AC2E30">
        <w:rPr>
          <w:rFonts w:asciiTheme="majorBidi" w:hAnsiTheme="majorBidi" w:cstheme="majorBidi"/>
          <w:color w:val="000000" w:themeColor="text1"/>
        </w:rPr>
        <w:t xml:space="preserve"> </w:t>
      </w:r>
      <w:r w:rsidR="003A067A" w:rsidRPr="00AC2E30">
        <w:rPr>
          <w:rFonts w:asciiTheme="majorBidi" w:hAnsiTheme="majorBidi" w:cstheme="majorBidi"/>
          <w:color w:val="000000" w:themeColor="text1"/>
        </w:rPr>
        <w:t xml:space="preserve">ML has also been applied </w:t>
      </w:r>
      <w:r w:rsidR="00E75650" w:rsidRPr="00AC2E30">
        <w:rPr>
          <w:rFonts w:asciiTheme="majorBidi" w:hAnsiTheme="majorBidi" w:cstheme="majorBidi"/>
          <w:color w:val="000000" w:themeColor="text1"/>
        </w:rPr>
        <w:t xml:space="preserve">to </w:t>
      </w:r>
      <w:r w:rsidR="003A067A" w:rsidRPr="00AC2E30">
        <w:rPr>
          <w:rFonts w:asciiTheme="majorBidi" w:hAnsiTheme="majorBidi" w:cstheme="majorBidi"/>
          <w:color w:val="000000" w:themeColor="text1"/>
        </w:rPr>
        <w:t>identify poisonous mushrooms</w:t>
      </w:r>
      <w:r w:rsidR="002B64AD" w:rsidRPr="00AC2E30">
        <w:rPr>
          <w:rFonts w:asciiTheme="majorBidi" w:hAnsiTheme="majorBidi" w:cstheme="majorBidi"/>
          <w:color w:val="000000" w:themeColor="text1"/>
        </w:rPr>
        <w:t xml:space="preserve"> via mobile phone</w:t>
      </w:r>
      <w:r w:rsidR="003A067A" w:rsidRPr="00AC2E30">
        <w:rPr>
          <w:rFonts w:asciiTheme="majorBidi" w:hAnsiTheme="majorBidi" w:cstheme="majorBidi"/>
          <w:color w:val="000000" w:themeColor="text1"/>
        </w:rPr>
        <w:t>, called the Mushroom Diagnosis Assistance System (MDAS)</w:t>
      </w:r>
      <w:r w:rsidR="005C5391" w:rsidRPr="00AC2E30">
        <w:rPr>
          <w:rFonts w:asciiTheme="majorBidi" w:hAnsiTheme="majorBidi" w:cstheme="majorBidi"/>
          <w:color w:val="000000" w:themeColor="text1"/>
        </w:rPr>
        <w:t xml:space="preserve"> </w:t>
      </w:r>
      <w:r w:rsidR="003C093B" w:rsidRPr="00AC2E30">
        <w:rPr>
          <w:rFonts w:asciiTheme="majorBidi" w:hAnsiTheme="majorBidi" w:cstheme="majorBidi"/>
          <w:color w:val="000000" w:themeColor="text1"/>
        </w:rPr>
        <w:fldChar w:fldCharType="begin"/>
      </w:r>
      <w:r w:rsidR="00385798">
        <w:rPr>
          <w:rFonts w:asciiTheme="majorBidi" w:hAnsiTheme="majorBidi" w:cstheme="majorBidi"/>
          <w:color w:val="000000" w:themeColor="text1"/>
        </w:rPr>
        <w:instrText xml:space="preserve"> ADDIN EN.CITE &lt;EndNote&gt;&lt;Cite&gt;&lt;Author&gt;Al-Mejibli&lt;/Author&gt;&lt;Year&gt;2017&lt;/Year&gt;&lt;RecNum&gt;39&lt;/RecNum&gt;&lt;DisplayText&gt;[39]&lt;/DisplayText&gt;&lt;record&gt;&lt;rec-number&gt;39&lt;/rec-number&gt;&lt;foreign-keys&gt;&lt;key app="EN" db-id="0wweseex702xe3efzzjpxpztt5tsw2xdwvdr" timestamp="1673083270"&gt;39&lt;/key&gt;&lt;/foreign-keys&gt;&lt;ref-type name="Journal Article"&gt;17&lt;/ref-type&gt;&lt;contributors&gt;&lt;authors&gt;&lt;author&gt;Al-Mejibli, Intisar Shadeed&lt;/author&gt;&lt;author&gt;Abd, Dhafar Hamed&lt;/author&gt;&lt;/authors&gt;&lt;/contributors&gt;&lt;titles&gt;&lt;title&gt;Mushroom Diagnosis Assistance System Based on Machine Learning by Using Mobile Devices&lt;/title&gt;&lt;secondary-title&gt;Journal of Al-Qadisiyah for computer science and mathematics&lt;/secondary-title&gt;&lt;/titles&gt;&lt;periodical&gt;&lt;full-title&gt;Journal of Al-Qadisiyah for computer science and mathematics&lt;/full-title&gt;&lt;/periodical&gt;&lt;pages&gt;103-113&lt;/pages&gt;&lt;volume&gt;9&lt;/volume&gt;&lt;number&gt;2&lt;/number&gt;&lt;dates&gt;&lt;year&gt;2017&lt;/year&gt;&lt;/dates&gt;&lt;isbn&gt;2521-3504&lt;/isbn&gt;&lt;urls&gt;&lt;/urls&gt;&lt;/record&gt;&lt;/Cite&gt;&lt;/EndNote&gt;</w:instrText>
      </w:r>
      <w:r w:rsidR="003C093B" w:rsidRPr="00AC2E30">
        <w:rPr>
          <w:rFonts w:asciiTheme="majorBidi" w:hAnsiTheme="majorBidi" w:cstheme="majorBidi"/>
          <w:color w:val="000000" w:themeColor="text1"/>
        </w:rPr>
        <w:fldChar w:fldCharType="separate"/>
      </w:r>
      <w:r w:rsidR="00385798">
        <w:rPr>
          <w:rFonts w:asciiTheme="majorBidi" w:hAnsiTheme="majorBidi" w:cstheme="majorBidi"/>
          <w:noProof/>
          <w:color w:val="000000" w:themeColor="text1"/>
        </w:rPr>
        <w:t>[</w:t>
      </w:r>
      <w:hyperlink w:anchor="_ENREF_39" w:tooltip="Al-Mejibli, 2017 #39" w:history="1">
        <w:r w:rsidR="00385798">
          <w:rPr>
            <w:rFonts w:asciiTheme="majorBidi" w:hAnsiTheme="majorBidi" w:cstheme="majorBidi"/>
            <w:noProof/>
            <w:color w:val="000000" w:themeColor="text1"/>
          </w:rPr>
          <w:t>39</w:t>
        </w:r>
      </w:hyperlink>
      <w:r w:rsidR="00385798">
        <w:rPr>
          <w:rFonts w:asciiTheme="majorBidi" w:hAnsiTheme="majorBidi" w:cstheme="majorBidi"/>
          <w:noProof/>
          <w:color w:val="000000" w:themeColor="text1"/>
        </w:rPr>
        <w:t>]</w:t>
      </w:r>
      <w:r w:rsidR="003C093B" w:rsidRPr="00AC2E30">
        <w:rPr>
          <w:rFonts w:asciiTheme="majorBidi" w:hAnsiTheme="majorBidi" w:cstheme="majorBidi"/>
          <w:color w:val="000000" w:themeColor="text1"/>
        </w:rPr>
        <w:fldChar w:fldCharType="end"/>
      </w:r>
      <w:r w:rsidR="003A067A" w:rsidRPr="00AC2E30">
        <w:rPr>
          <w:rFonts w:asciiTheme="majorBidi" w:hAnsiTheme="majorBidi" w:cstheme="majorBidi"/>
          <w:color w:val="000000" w:themeColor="text1"/>
        </w:rPr>
        <w:t>.</w:t>
      </w:r>
    </w:p>
    <w:p w14:paraId="4D7120C1" w14:textId="1F733E34" w:rsidR="00CA276A" w:rsidRPr="00B03FA7" w:rsidRDefault="003A067A" w:rsidP="00385798">
      <w:pPr>
        <w:pStyle w:val="CommentText"/>
        <w:spacing w:line="480" w:lineRule="auto"/>
        <w:ind w:firstLine="720"/>
        <w:jc w:val="both"/>
        <w:rPr>
          <w:rFonts w:asciiTheme="majorBidi" w:hAnsiTheme="majorBidi"/>
          <w:color w:val="1D2228"/>
          <w:sz w:val="24"/>
        </w:rPr>
      </w:pPr>
      <w:r w:rsidRPr="00AC2E30">
        <w:rPr>
          <w:rFonts w:asciiTheme="majorBidi" w:hAnsiTheme="majorBidi" w:cstheme="majorBidi"/>
          <w:color w:val="000000" w:themeColor="text1"/>
          <w:sz w:val="24"/>
          <w:szCs w:val="24"/>
        </w:rPr>
        <w:lastRenderedPageBreak/>
        <w:t xml:space="preserve">Limitations in the present study include that its retrospective design may have led to </w:t>
      </w:r>
      <w:r w:rsidR="00CE4778" w:rsidRPr="00AC2E30">
        <w:rPr>
          <w:rFonts w:asciiTheme="majorBidi" w:hAnsiTheme="majorBidi" w:cstheme="majorBidi"/>
          <w:color w:val="000000" w:themeColor="text1"/>
          <w:sz w:val="24"/>
          <w:szCs w:val="24"/>
        </w:rPr>
        <w:t xml:space="preserve">a </w:t>
      </w:r>
      <w:r w:rsidRPr="00AC2E30">
        <w:rPr>
          <w:rFonts w:asciiTheme="majorBidi" w:hAnsiTheme="majorBidi" w:cstheme="majorBidi"/>
          <w:color w:val="000000" w:themeColor="text1"/>
          <w:sz w:val="24"/>
          <w:szCs w:val="24"/>
        </w:rPr>
        <w:t xml:space="preserve">bias and the inability to control confounding factors. </w:t>
      </w:r>
      <w:r w:rsidR="00B45B51" w:rsidRPr="00AC2E30">
        <w:rPr>
          <w:rFonts w:asciiTheme="majorBidi" w:hAnsiTheme="majorBidi" w:cstheme="majorBidi"/>
          <w:color w:val="000000" w:themeColor="text1"/>
          <w:sz w:val="24"/>
          <w:szCs w:val="24"/>
        </w:rPr>
        <w:t>I</w:t>
      </w:r>
      <w:r w:rsidRPr="00AC2E30">
        <w:rPr>
          <w:rFonts w:asciiTheme="majorBidi" w:hAnsiTheme="majorBidi" w:cstheme="majorBidi"/>
          <w:color w:val="000000" w:themeColor="text1"/>
          <w:sz w:val="24"/>
          <w:szCs w:val="24"/>
        </w:rPr>
        <w:t xml:space="preserve">ncomplete or inaccurate documentation at the time of the poison center call, either from lack of information conveyed to the </w:t>
      </w:r>
      <w:r w:rsidR="00B46A52">
        <w:rPr>
          <w:rFonts w:asciiTheme="majorBidi" w:hAnsiTheme="majorBidi" w:cstheme="majorBidi"/>
          <w:color w:val="000000" w:themeColor="text1"/>
          <w:sz w:val="24"/>
          <w:szCs w:val="24"/>
        </w:rPr>
        <w:t xml:space="preserve">poison </w:t>
      </w:r>
      <w:r w:rsidR="00A10A0A" w:rsidRPr="002561F4">
        <w:rPr>
          <w:rFonts w:asciiTheme="majorBidi" w:hAnsiTheme="majorBidi" w:cstheme="majorBidi"/>
          <w:color w:val="000000" w:themeColor="text1"/>
          <w:sz w:val="24"/>
          <w:szCs w:val="24"/>
        </w:rPr>
        <w:t>s</w:t>
      </w:r>
      <w:r w:rsidRPr="002561F4">
        <w:rPr>
          <w:rFonts w:asciiTheme="majorBidi" w:hAnsiTheme="majorBidi" w:cstheme="majorBidi"/>
          <w:color w:val="000000" w:themeColor="text1"/>
          <w:sz w:val="24"/>
          <w:szCs w:val="24"/>
        </w:rPr>
        <w:t>pecialist</w:t>
      </w:r>
      <w:r w:rsidRPr="00AC2E30">
        <w:rPr>
          <w:rFonts w:asciiTheme="majorBidi" w:hAnsiTheme="majorBidi" w:cstheme="majorBidi"/>
          <w:color w:val="000000" w:themeColor="text1"/>
          <w:sz w:val="24"/>
          <w:szCs w:val="24"/>
        </w:rPr>
        <w:t xml:space="preserve"> or </w:t>
      </w:r>
      <w:r w:rsidR="004873E4" w:rsidRPr="00AC2E30">
        <w:rPr>
          <w:rFonts w:asciiTheme="majorBidi" w:hAnsiTheme="majorBidi" w:cstheme="majorBidi"/>
          <w:color w:val="000000" w:themeColor="text1"/>
          <w:sz w:val="24"/>
          <w:szCs w:val="24"/>
        </w:rPr>
        <w:t xml:space="preserve">from </w:t>
      </w:r>
      <w:r w:rsidRPr="00AC2E30">
        <w:rPr>
          <w:rFonts w:asciiTheme="majorBidi" w:hAnsiTheme="majorBidi" w:cstheme="majorBidi"/>
          <w:color w:val="000000" w:themeColor="text1"/>
          <w:sz w:val="24"/>
          <w:szCs w:val="24"/>
        </w:rPr>
        <w:t>a transcription error</w:t>
      </w:r>
      <w:r w:rsidR="004873E4" w:rsidRPr="00AC2E30">
        <w:rPr>
          <w:rFonts w:asciiTheme="majorBidi" w:hAnsiTheme="majorBidi" w:cstheme="majorBidi"/>
          <w:color w:val="000000" w:themeColor="text1"/>
          <w:sz w:val="24"/>
          <w:szCs w:val="24"/>
        </w:rPr>
        <w:t>, can result in inaccurate data</w:t>
      </w:r>
      <w:r w:rsidR="002B64AD" w:rsidRPr="00AC2E30">
        <w:rPr>
          <w:rFonts w:asciiTheme="majorBidi" w:hAnsiTheme="majorBidi" w:cstheme="majorBidi"/>
          <w:color w:val="000000" w:themeColor="text1"/>
          <w:sz w:val="24"/>
          <w:szCs w:val="24"/>
        </w:rPr>
        <w:t xml:space="preserve"> capture</w:t>
      </w:r>
      <w:r w:rsidR="00161454" w:rsidRPr="00AC2E30">
        <w:rPr>
          <w:rFonts w:asciiTheme="majorBidi" w:hAnsiTheme="majorBidi" w:cstheme="majorBidi"/>
          <w:color w:val="000000" w:themeColor="text1"/>
          <w:sz w:val="24"/>
          <w:szCs w:val="24"/>
        </w:rPr>
        <w:t xml:space="preserve"> </w:t>
      </w:r>
      <w:del w:id="44" w:author="Author">
        <w:r w:rsidR="00AE0FF7" w:rsidRPr="00AC2E30">
          <w:rPr>
            <w:rFonts w:asciiTheme="majorBidi" w:hAnsiTheme="majorBidi" w:cstheme="majorBidi"/>
            <w:color w:val="000000" w:themeColor="text1"/>
            <w:sz w:val="24"/>
            <w:szCs w:val="24"/>
          </w:rPr>
          <w:fldChar w:fldCharType="begin"/>
        </w:r>
        <w:r w:rsidR="0051523E">
          <w:rPr>
            <w:rFonts w:asciiTheme="majorBidi" w:hAnsiTheme="majorBidi" w:cstheme="majorBidi"/>
            <w:color w:val="000000" w:themeColor="text1"/>
            <w:sz w:val="24"/>
            <w:szCs w:val="24"/>
          </w:rPr>
          <w:delInstrText xml:space="preserve"> ADDIN EN.CITE &lt;EndNote&gt;&lt;Cite&gt;&lt;Author&gt;Hoffman&lt;/Author&gt;&lt;Year&gt;2007&lt;/Year&gt;&lt;RecNum&gt;80&lt;/RecNum&gt;&lt;DisplayText&gt;[40]&lt;/DisplayText&gt;&lt;record&gt;&lt;rec-number&gt;80&lt;/rec-number&gt;&lt;foreign-keys&gt;&lt;key app="EN" db-id="5fvfszed7wrrv3es9dap59di5wr22wdadezr" timestamp="1645868489"&gt;80&lt;/key&gt;&lt;/foreign-keys&gt;&lt;ref-type name="Generic"&gt;13&lt;/ref-type&gt;&lt;contributors&gt;&lt;authors&gt;&lt;author&gt;Hoffman, Robert S&lt;/author&gt;&lt;/authors&gt;&lt;/contributors&gt;&lt;titles&gt;&lt;title&gt;Understanding the limitations of retrospective analyses of poison center data&lt;/title&gt;&lt;/titles&gt;&lt;pages&gt;943-945&lt;/pages&gt;&lt;volume&gt;45&lt;/volume&gt;&lt;number&gt;8&lt;/number&gt;&lt;dates&gt;&lt;year&gt;2007&lt;/year&gt;&lt;/dates&gt;&lt;publisher&gt;Taylor &amp;amp; Francis&lt;/publisher&gt;&lt;isbn&gt;1556-3650&lt;/isbn&gt;&lt;urls&gt;&lt;/urls&gt;&lt;/record&gt;&lt;/Cite&gt;&lt;/EndNote&gt;</w:delInstrText>
        </w:r>
        <w:r w:rsidR="00AE0FF7" w:rsidRPr="00AC2E30">
          <w:rPr>
            <w:rFonts w:asciiTheme="majorBidi" w:hAnsiTheme="majorBidi" w:cstheme="majorBidi"/>
            <w:color w:val="000000" w:themeColor="text1"/>
            <w:sz w:val="24"/>
            <w:szCs w:val="24"/>
          </w:rPr>
          <w:fldChar w:fldCharType="separate"/>
        </w:r>
        <w:r w:rsidR="0051523E">
          <w:rPr>
            <w:rFonts w:asciiTheme="majorBidi" w:hAnsiTheme="majorBidi" w:cstheme="majorBidi"/>
            <w:noProof/>
            <w:color w:val="000000" w:themeColor="text1"/>
            <w:sz w:val="24"/>
            <w:szCs w:val="24"/>
          </w:rPr>
          <w:delText>[</w:delText>
        </w:r>
        <w:r w:rsidR="00D55946">
          <w:rPr>
            <w:rFonts w:asciiTheme="majorBidi" w:hAnsiTheme="majorBidi" w:cstheme="majorBidi"/>
            <w:noProof/>
            <w:color w:val="000000" w:themeColor="text1"/>
            <w:sz w:val="24"/>
            <w:szCs w:val="24"/>
          </w:rPr>
          <w:fldChar w:fldCharType="begin"/>
        </w:r>
        <w:r w:rsidR="00D55946">
          <w:rPr>
            <w:rFonts w:asciiTheme="majorBidi" w:hAnsiTheme="majorBidi" w:cstheme="majorBidi"/>
            <w:noProof/>
            <w:color w:val="000000" w:themeColor="text1"/>
            <w:sz w:val="24"/>
            <w:szCs w:val="24"/>
          </w:rPr>
          <w:delInstrText xml:space="preserve"> HYPERLINK \l "_ENREF_40" \o "Hoffman, 2007 #80" </w:delInstrText>
        </w:r>
        <w:r w:rsidR="00D55946">
          <w:rPr>
            <w:rFonts w:asciiTheme="majorBidi" w:hAnsiTheme="majorBidi" w:cstheme="majorBidi"/>
            <w:noProof/>
            <w:color w:val="000000" w:themeColor="text1"/>
            <w:sz w:val="24"/>
            <w:szCs w:val="24"/>
          </w:rPr>
        </w:r>
        <w:r w:rsidR="00D55946">
          <w:rPr>
            <w:rFonts w:asciiTheme="majorBidi" w:hAnsiTheme="majorBidi" w:cstheme="majorBidi"/>
            <w:noProof/>
            <w:color w:val="000000" w:themeColor="text1"/>
            <w:sz w:val="24"/>
            <w:szCs w:val="24"/>
          </w:rPr>
          <w:fldChar w:fldCharType="separate"/>
        </w:r>
        <w:r w:rsidR="00D55946">
          <w:rPr>
            <w:rFonts w:asciiTheme="majorBidi" w:hAnsiTheme="majorBidi" w:cstheme="majorBidi"/>
            <w:noProof/>
            <w:color w:val="000000" w:themeColor="text1"/>
            <w:sz w:val="24"/>
            <w:szCs w:val="24"/>
          </w:rPr>
          <w:delText>40</w:delText>
        </w:r>
        <w:r w:rsidR="00D55946">
          <w:rPr>
            <w:rFonts w:asciiTheme="majorBidi" w:hAnsiTheme="majorBidi" w:cstheme="majorBidi"/>
            <w:noProof/>
            <w:color w:val="000000" w:themeColor="text1"/>
            <w:sz w:val="24"/>
            <w:szCs w:val="24"/>
          </w:rPr>
          <w:fldChar w:fldCharType="end"/>
        </w:r>
        <w:r w:rsidR="0051523E">
          <w:rPr>
            <w:rFonts w:asciiTheme="majorBidi" w:hAnsiTheme="majorBidi" w:cstheme="majorBidi"/>
            <w:noProof/>
            <w:color w:val="000000" w:themeColor="text1"/>
            <w:sz w:val="24"/>
            <w:szCs w:val="24"/>
          </w:rPr>
          <w:delText>]</w:delText>
        </w:r>
        <w:r w:rsidR="00AE0FF7" w:rsidRPr="00AC2E30">
          <w:rPr>
            <w:rFonts w:asciiTheme="majorBidi" w:hAnsiTheme="majorBidi" w:cstheme="majorBidi"/>
            <w:color w:val="000000" w:themeColor="text1"/>
            <w:sz w:val="24"/>
            <w:szCs w:val="24"/>
          </w:rPr>
          <w:fldChar w:fldCharType="end"/>
        </w:r>
        <w:r w:rsidRPr="00AC2E30">
          <w:rPr>
            <w:rFonts w:asciiTheme="majorBidi" w:hAnsiTheme="majorBidi" w:cstheme="majorBidi"/>
            <w:color w:val="000000" w:themeColor="text1"/>
            <w:sz w:val="24"/>
            <w:szCs w:val="24"/>
          </w:rPr>
          <w:delText>.</w:delText>
        </w:r>
      </w:del>
      <w:ins w:id="45" w:author="Author">
        <w:r w:rsidR="00AE0FF7" w:rsidRPr="00AC2E30">
          <w:rPr>
            <w:rFonts w:asciiTheme="majorBidi" w:hAnsiTheme="majorBidi" w:cstheme="majorBidi"/>
            <w:color w:val="000000" w:themeColor="text1"/>
            <w:sz w:val="24"/>
            <w:szCs w:val="24"/>
          </w:rPr>
          <w:fldChar w:fldCharType="begin"/>
        </w:r>
        <w:r w:rsidR="00385798">
          <w:rPr>
            <w:rFonts w:asciiTheme="majorBidi" w:hAnsiTheme="majorBidi" w:cstheme="majorBidi"/>
            <w:color w:val="000000" w:themeColor="text1"/>
            <w:sz w:val="24"/>
            <w:szCs w:val="24"/>
          </w:rPr>
          <w:instrText xml:space="preserve"> ADDIN EN.CITE &lt;EndNote&gt;&lt;Cite&gt;&lt;Author&gt;Hoffman&lt;/Author&gt;&lt;Year&gt;2007&lt;/Year&gt;&lt;RecNum&gt;40&lt;/RecNum&gt;&lt;DisplayText&gt;[40]&lt;/DisplayText&gt;&lt;record&gt;&lt;rec-number&gt;40&lt;/rec-number&gt;&lt;foreign-keys&gt;&lt;key app="EN" db-id="0wweseex702xe3efzzjpxpztt5tsw2xdwvdr" timestamp="1673083270"&gt;40&lt;/key&gt;&lt;/foreign-keys&gt;&lt;ref-type name="Journal Article"&gt;17&lt;/ref-type&gt;&lt;contributors&gt;&lt;authors&gt;&lt;author&gt;Hoffman, Robert S&lt;/author&gt;&lt;/authors&gt;&lt;/contributors&gt;&lt;titles&gt;&lt;title&gt;Understanding the limitations of retrospective analyses of poison center data&lt;/title&gt;&lt;secondary-title&gt;Clin tox&lt;/secondary-title&gt;&lt;/titles&gt;&lt;periodical&gt;&lt;full-title&gt;Clin Tox&lt;/full-title&gt;&lt;/periodical&gt;&lt;pages&gt;943-945&lt;/pages&gt;&lt;volume&gt;45&lt;/volume&gt;&lt;number&gt;8&lt;/number&gt;&lt;dates&gt;&lt;year&gt;2007&lt;/year&gt;&lt;/dates&gt;&lt;publisher&gt;Taylor &amp;amp; Francis&lt;/publisher&gt;&lt;isbn&gt;1556-3650&lt;/isbn&gt;&lt;urls&gt;&lt;/urls&gt;&lt;/record&gt;&lt;/Cite&gt;&lt;/EndNote&gt;</w:instrText>
        </w:r>
        <w:r w:rsidR="00AE0FF7" w:rsidRPr="00AC2E30">
          <w:rPr>
            <w:rFonts w:asciiTheme="majorBidi" w:hAnsiTheme="majorBidi" w:cstheme="majorBidi"/>
            <w:color w:val="000000" w:themeColor="text1"/>
            <w:sz w:val="24"/>
            <w:szCs w:val="24"/>
          </w:rPr>
          <w:fldChar w:fldCharType="separate"/>
        </w:r>
        <w:r w:rsidR="00385798">
          <w:rPr>
            <w:rFonts w:asciiTheme="majorBidi" w:hAnsiTheme="majorBidi" w:cstheme="majorBidi"/>
            <w:noProof/>
            <w:color w:val="000000" w:themeColor="text1"/>
            <w:sz w:val="24"/>
            <w:szCs w:val="24"/>
          </w:rPr>
          <w:t>[</w:t>
        </w:r>
        <w:r w:rsidR="00385798">
          <w:rPr>
            <w:rFonts w:asciiTheme="majorBidi" w:hAnsiTheme="majorBidi" w:cstheme="majorBidi"/>
            <w:noProof/>
            <w:color w:val="000000" w:themeColor="text1"/>
            <w:sz w:val="24"/>
            <w:szCs w:val="24"/>
          </w:rPr>
          <w:fldChar w:fldCharType="begin"/>
        </w:r>
        <w:r w:rsidR="00385798">
          <w:rPr>
            <w:rFonts w:asciiTheme="majorBidi" w:hAnsiTheme="majorBidi" w:cstheme="majorBidi"/>
            <w:noProof/>
            <w:color w:val="000000" w:themeColor="text1"/>
            <w:sz w:val="24"/>
            <w:szCs w:val="24"/>
          </w:rPr>
          <w:instrText xml:space="preserve"> HYPERLINK \l "_ENREF_40" \o "Hoffman, 2007 #40" </w:instrText>
        </w:r>
        <w:r w:rsidR="00385798">
          <w:rPr>
            <w:rFonts w:asciiTheme="majorBidi" w:hAnsiTheme="majorBidi" w:cstheme="majorBidi"/>
            <w:noProof/>
            <w:color w:val="000000" w:themeColor="text1"/>
            <w:sz w:val="24"/>
            <w:szCs w:val="24"/>
          </w:rPr>
        </w:r>
        <w:r w:rsidR="00385798">
          <w:rPr>
            <w:rFonts w:asciiTheme="majorBidi" w:hAnsiTheme="majorBidi" w:cstheme="majorBidi"/>
            <w:noProof/>
            <w:color w:val="000000" w:themeColor="text1"/>
            <w:sz w:val="24"/>
            <w:szCs w:val="24"/>
          </w:rPr>
          <w:fldChar w:fldCharType="separate"/>
        </w:r>
        <w:r w:rsidR="00385798">
          <w:rPr>
            <w:rFonts w:asciiTheme="majorBidi" w:hAnsiTheme="majorBidi" w:cstheme="majorBidi"/>
            <w:noProof/>
            <w:color w:val="000000" w:themeColor="text1"/>
            <w:sz w:val="24"/>
            <w:szCs w:val="24"/>
          </w:rPr>
          <w:t>40</w:t>
        </w:r>
        <w:r w:rsidR="00385798">
          <w:rPr>
            <w:rFonts w:asciiTheme="majorBidi" w:hAnsiTheme="majorBidi" w:cstheme="majorBidi"/>
            <w:noProof/>
            <w:color w:val="000000" w:themeColor="text1"/>
            <w:sz w:val="24"/>
            <w:szCs w:val="24"/>
          </w:rPr>
          <w:fldChar w:fldCharType="end"/>
        </w:r>
        <w:r w:rsidR="00385798">
          <w:rPr>
            <w:rFonts w:asciiTheme="majorBidi" w:hAnsiTheme="majorBidi" w:cstheme="majorBidi"/>
            <w:noProof/>
            <w:color w:val="000000" w:themeColor="text1"/>
            <w:sz w:val="24"/>
            <w:szCs w:val="24"/>
          </w:rPr>
          <w:t>]</w:t>
        </w:r>
        <w:r w:rsidR="00AE0FF7" w:rsidRPr="00AC2E30">
          <w:rPr>
            <w:rFonts w:asciiTheme="majorBidi" w:hAnsiTheme="majorBidi" w:cstheme="majorBidi"/>
            <w:color w:val="000000" w:themeColor="text1"/>
            <w:sz w:val="24"/>
            <w:szCs w:val="24"/>
          </w:rPr>
          <w:fldChar w:fldCharType="end"/>
        </w:r>
        <w:r w:rsidRPr="00AC2E30">
          <w:rPr>
            <w:rFonts w:asciiTheme="majorBidi" w:hAnsiTheme="majorBidi" w:cstheme="majorBidi"/>
            <w:color w:val="000000" w:themeColor="text1"/>
            <w:sz w:val="24"/>
            <w:szCs w:val="24"/>
          </w:rPr>
          <w:t>.</w:t>
        </w:r>
      </w:ins>
      <w:r w:rsidRPr="00AC2E30">
        <w:rPr>
          <w:rFonts w:asciiTheme="majorBidi" w:hAnsiTheme="majorBidi" w:cstheme="majorBidi"/>
          <w:color w:val="000000" w:themeColor="text1"/>
          <w:sz w:val="24"/>
          <w:szCs w:val="24"/>
        </w:rPr>
        <w:t xml:space="preserve"> </w:t>
      </w:r>
      <w:r w:rsidR="004873E4" w:rsidRPr="00AC2E30">
        <w:rPr>
          <w:rFonts w:asciiTheme="majorBidi" w:hAnsiTheme="majorBidi" w:cstheme="majorBidi"/>
          <w:color w:val="000000" w:themeColor="text1"/>
          <w:sz w:val="24"/>
          <w:szCs w:val="24"/>
        </w:rPr>
        <w:t>Diagnostic test results</w:t>
      </w:r>
      <w:r w:rsidR="00FE5276" w:rsidRPr="00AC2E30">
        <w:rPr>
          <w:rFonts w:asciiTheme="majorBidi" w:hAnsiTheme="majorBidi" w:cstheme="majorBidi"/>
          <w:color w:val="000000" w:themeColor="text1"/>
          <w:sz w:val="24"/>
          <w:szCs w:val="24"/>
        </w:rPr>
        <w:t>,</w:t>
      </w:r>
      <w:r w:rsidR="004873E4" w:rsidRPr="00AC2E30">
        <w:rPr>
          <w:rFonts w:asciiTheme="majorBidi" w:hAnsiTheme="majorBidi" w:cstheme="majorBidi"/>
          <w:color w:val="000000" w:themeColor="text1"/>
          <w:sz w:val="24"/>
          <w:szCs w:val="24"/>
        </w:rPr>
        <w:t xml:space="preserve"> which may </w:t>
      </w:r>
      <w:r w:rsidR="00CA276A" w:rsidRPr="00AC2E30">
        <w:rPr>
          <w:rFonts w:asciiTheme="majorBidi" w:hAnsiTheme="majorBidi" w:cstheme="majorBidi"/>
          <w:color w:val="000000" w:themeColor="text1"/>
          <w:sz w:val="24"/>
          <w:szCs w:val="24"/>
        </w:rPr>
        <w:t>aid in diagnosing a</w:t>
      </w:r>
      <w:r w:rsidR="004873E4" w:rsidRPr="00AC2E30">
        <w:rPr>
          <w:rFonts w:asciiTheme="majorBidi" w:hAnsiTheme="majorBidi" w:cstheme="majorBidi"/>
          <w:color w:val="000000" w:themeColor="text1"/>
          <w:sz w:val="24"/>
          <w:szCs w:val="24"/>
        </w:rPr>
        <w:t xml:space="preserve"> poisoning</w:t>
      </w:r>
      <w:r w:rsidR="00CA276A" w:rsidRPr="00AC2E30">
        <w:rPr>
          <w:rFonts w:asciiTheme="majorBidi" w:hAnsiTheme="majorBidi" w:cstheme="majorBidi"/>
          <w:color w:val="000000" w:themeColor="text1"/>
          <w:sz w:val="24"/>
          <w:szCs w:val="24"/>
        </w:rPr>
        <w:t xml:space="preserve"> agent</w:t>
      </w:r>
      <w:r w:rsidR="004873E4" w:rsidRPr="00AC2E30">
        <w:rPr>
          <w:rFonts w:asciiTheme="majorBidi" w:hAnsiTheme="majorBidi" w:cstheme="majorBidi"/>
          <w:color w:val="000000" w:themeColor="text1"/>
          <w:sz w:val="24"/>
          <w:szCs w:val="24"/>
        </w:rPr>
        <w:t xml:space="preserve"> when clinical features are </w:t>
      </w:r>
      <w:r w:rsidR="002B64AD" w:rsidRPr="00AC2E30">
        <w:rPr>
          <w:rFonts w:asciiTheme="majorBidi" w:hAnsiTheme="majorBidi" w:cstheme="majorBidi"/>
          <w:color w:val="000000" w:themeColor="text1"/>
          <w:sz w:val="24"/>
          <w:szCs w:val="24"/>
        </w:rPr>
        <w:t>inadequate</w:t>
      </w:r>
      <w:r w:rsidR="00FE5276" w:rsidRPr="00AC2E30">
        <w:rPr>
          <w:rFonts w:asciiTheme="majorBidi" w:hAnsiTheme="majorBidi" w:cstheme="majorBidi"/>
          <w:color w:val="000000" w:themeColor="text1"/>
          <w:sz w:val="24"/>
          <w:szCs w:val="24"/>
        </w:rPr>
        <w:t>, were not used</w:t>
      </w:r>
      <w:r w:rsidR="00CA276A" w:rsidRPr="00AC2E30">
        <w:rPr>
          <w:rFonts w:asciiTheme="majorBidi" w:hAnsiTheme="majorBidi" w:cstheme="majorBidi"/>
          <w:color w:val="000000" w:themeColor="text1"/>
          <w:sz w:val="24"/>
          <w:szCs w:val="24"/>
        </w:rPr>
        <w:t xml:space="preserve"> in this study</w:t>
      </w:r>
      <w:r w:rsidR="00092921" w:rsidRPr="00AC2E30">
        <w:rPr>
          <w:rFonts w:asciiTheme="majorBidi" w:hAnsiTheme="majorBidi" w:cstheme="majorBidi"/>
          <w:color w:val="000000" w:themeColor="text1"/>
          <w:sz w:val="24"/>
          <w:szCs w:val="24"/>
        </w:rPr>
        <w:t>.</w:t>
      </w:r>
      <w:r w:rsidR="004873E4" w:rsidRPr="00AC2E30">
        <w:rPr>
          <w:rFonts w:asciiTheme="majorBidi" w:hAnsiTheme="majorBidi" w:cstheme="majorBidi"/>
          <w:color w:val="000000" w:themeColor="text1"/>
          <w:sz w:val="24"/>
          <w:szCs w:val="24"/>
        </w:rPr>
        <w:t xml:space="preserve"> </w:t>
      </w:r>
      <w:del w:id="46" w:author="Author">
        <w:r w:rsidR="00CA276A" w:rsidRPr="00AC2E30">
          <w:rPr>
            <w:rFonts w:asciiTheme="majorBidi" w:hAnsiTheme="majorBidi" w:cstheme="majorBidi"/>
            <w:color w:val="000000" w:themeColor="text1"/>
            <w:sz w:val="24"/>
            <w:szCs w:val="24"/>
          </w:rPr>
          <w:delText>T</w:delText>
        </w:r>
        <w:r w:rsidRPr="00AC2E30">
          <w:rPr>
            <w:rFonts w:asciiTheme="majorBidi" w:hAnsiTheme="majorBidi" w:cstheme="majorBidi"/>
            <w:color w:val="000000" w:themeColor="text1"/>
            <w:sz w:val="24"/>
            <w:szCs w:val="24"/>
          </w:rPr>
          <w:delText xml:space="preserve">his </w:delText>
        </w:r>
        <w:r w:rsidR="002B64AD" w:rsidRPr="00AC2E30">
          <w:rPr>
            <w:rFonts w:asciiTheme="majorBidi" w:hAnsiTheme="majorBidi" w:cstheme="majorBidi"/>
            <w:color w:val="000000" w:themeColor="text1"/>
            <w:sz w:val="24"/>
            <w:szCs w:val="24"/>
          </w:rPr>
          <w:delText xml:space="preserve">pilot </w:delText>
        </w:r>
        <w:r w:rsidRPr="00AC2E30">
          <w:rPr>
            <w:rFonts w:asciiTheme="majorBidi" w:hAnsiTheme="majorBidi" w:cstheme="majorBidi"/>
            <w:color w:val="000000" w:themeColor="text1"/>
            <w:sz w:val="24"/>
            <w:szCs w:val="24"/>
          </w:rPr>
          <w:delText xml:space="preserve">study only </w:delText>
        </w:r>
        <w:r w:rsidR="002B64AD" w:rsidRPr="00AC2E30">
          <w:rPr>
            <w:rFonts w:asciiTheme="majorBidi" w:hAnsiTheme="majorBidi" w:cstheme="majorBidi"/>
            <w:color w:val="000000" w:themeColor="text1"/>
            <w:sz w:val="24"/>
            <w:szCs w:val="24"/>
          </w:rPr>
          <w:delText>evaluated e</w:delText>
        </w:r>
        <w:r w:rsidR="008B05B8" w:rsidRPr="00AC2E30">
          <w:rPr>
            <w:rFonts w:asciiTheme="majorBidi" w:hAnsiTheme="majorBidi" w:cstheme="majorBidi"/>
            <w:color w:val="000000" w:themeColor="text1"/>
            <w:sz w:val="24"/>
            <w:szCs w:val="24"/>
          </w:rPr>
          <w:delText xml:space="preserve">ight </w:delText>
        </w:r>
        <w:r w:rsidRPr="00AC2E30">
          <w:rPr>
            <w:rFonts w:asciiTheme="majorBidi" w:hAnsiTheme="majorBidi" w:cstheme="majorBidi"/>
            <w:color w:val="000000" w:themeColor="text1"/>
            <w:sz w:val="24"/>
            <w:szCs w:val="24"/>
          </w:rPr>
          <w:delText>drug products</w:delText>
        </w:r>
        <w:r w:rsidR="00302640" w:rsidRPr="00AC2E30">
          <w:rPr>
            <w:rFonts w:asciiTheme="majorBidi" w:hAnsiTheme="majorBidi" w:cstheme="majorBidi"/>
            <w:color w:val="000000" w:themeColor="text1"/>
            <w:sz w:val="24"/>
            <w:szCs w:val="24"/>
          </w:rPr>
          <w:delText xml:space="preserve"> and </w:delText>
        </w:r>
        <w:r w:rsidR="001E4A93" w:rsidRPr="00AC2E30">
          <w:rPr>
            <w:rFonts w:asciiTheme="majorBidi" w:hAnsiTheme="majorBidi" w:cstheme="majorBidi"/>
            <w:color w:val="000000" w:themeColor="text1"/>
            <w:sz w:val="24"/>
            <w:szCs w:val="24"/>
          </w:rPr>
          <w:delText xml:space="preserve">considered </w:delText>
        </w:r>
        <w:r w:rsidR="00302640" w:rsidRPr="00AC2E30">
          <w:rPr>
            <w:rFonts w:asciiTheme="majorBidi" w:hAnsiTheme="majorBidi" w:cstheme="majorBidi"/>
            <w:color w:val="000000" w:themeColor="text1"/>
            <w:sz w:val="24"/>
            <w:szCs w:val="24"/>
          </w:rPr>
          <w:delText>only single-agent exposures</w:delText>
        </w:r>
        <w:r w:rsidR="002B64AD" w:rsidRPr="00AC2E30">
          <w:rPr>
            <w:rFonts w:asciiTheme="majorBidi" w:hAnsiTheme="majorBidi" w:cstheme="majorBidi"/>
            <w:color w:val="000000" w:themeColor="text1"/>
            <w:sz w:val="24"/>
            <w:szCs w:val="24"/>
          </w:rPr>
          <w:delText>, limiting its generalizability</w:delText>
        </w:r>
      </w:del>
      <w:ins w:id="47" w:author="Author">
        <w:r w:rsidR="000904DA" w:rsidRPr="000904DA">
          <w:rPr>
            <w:rFonts w:asciiTheme="majorBidi" w:hAnsiTheme="majorBidi" w:cstheme="majorBidi"/>
            <w:color w:val="1D2228"/>
            <w:sz w:val="24"/>
            <w:szCs w:val="24"/>
          </w:rPr>
          <w:t>In this pilot study</w:t>
        </w:r>
        <w:r w:rsidR="0067758B" w:rsidRPr="0067758B">
          <w:t xml:space="preserve"> </w:t>
        </w:r>
        <w:r w:rsidR="0067758B" w:rsidRPr="0067758B">
          <w:rPr>
            <w:rFonts w:asciiTheme="majorBidi" w:hAnsiTheme="majorBidi" w:cstheme="majorBidi"/>
            <w:color w:val="1D2228"/>
            <w:sz w:val="24"/>
            <w:szCs w:val="24"/>
          </w:rPr>
          <w:t>(and thus somewhat preliminary)</w:t>
        </w:r>
        <w:r w:rsidR="000904DA" w:rsidRPr="000904DA">
          <w:rPr>
            <w:rFonts w:asciiTheme="majorBidi" w:hAnsiTheme="majorBidi" w:cstheme="majorBidi"/>
            <w:color w:val="1D2228"/>
            <w:sz w:val="24"/>
            <w:szCs w:val="24"/>
          </w:rPr>
          <w:t>, we included just eight common single-agent poisonings (acetaminophen, diphenhydramine, aspirin, calcium channel blockers, sulfonylureas, benzodiazepines, bupropion, and lithium). Also, we considered only single-agent exposures due to the complexity of poly-substance exposure, limiting its generalizability. Complex pharmacological interactions between substances can lead to unwanted effects and different presentations. Poly-substance exposure alters the medication's effect on the body and it may cause unexpected side effects, delay, decrease, or enhance the action of either drug. The poisonings other than these agents are impossible to predict using the proposed models. So, further research for developing these models considering more drug agents and multiple exposures is needed</w:t>
        </w:r>
      </w:ins>
      <w:r w:rsidR="000904DA" w:rsidRPr="00B03FA7">
        <w:rPr>
          <w:rFonts w:asciiTheme="majorBidi" w:hAnsiTheme="majorBidi"/>
          <w:color w:val="1D2228"/>
          <w:sz w:val="24"/>
        </w:rPr>
        <w:t>.</w:t>
      </w:r>
    </w:p>
    <w:p w14:paraId="2B971D2D" w14:textId="0480D3D8" w:rsidR="00467024" w:rsidRPr="00AC2E30" w:rsidRDefault="00092921" w:rsidP="00B906E3">
      <w:pPr>
        <w:pStyle w:val="CommentText"/>
        <w:spacing w:line="480" w:lineRule="auto"/>
        <w:ind w:firstLine="720"/>
        <w:jc w:val="both"/>
        <w:rPr>
          <w:rFonts w:asciiTheme="majorBidi" w:hAnsiTheme="majorBidi" w:cstheme="majorBidi"/>
          <w:color w:val="000000" w:themeColor="text1"/>
          <w:sz w:val="24"/>
          <w:szCs w:val="24"/>
        </w:rPr>
      </w:pPr>
      <w:r w:rsidRPr="00AC2E30">
        <w:rPr>
          <w:rFonts w:asciiTheme="majorBidi" w:hAnsiTheme="majorBidi" w:cstheme="majorBidi"/>
          <w:color w:val="000000" w:themeColor="text1"/>
          <w:sz w:val="24"/>
          <w:szCs w:val="24"/>
        </w:rPr>
        <w:t xml:space="preserve">Future studies should </w:t>
      </w:r>
      <w:r w:rsidR="00C75D77" w:rsidRPr="00AC2E30">
        <w:rPr>
          <w:rFonts w:asciiTheme="majorBidi" w:hAnsiTheme="majorBidi" w:cstheme="majorBidi"/>
          <w:color w:val="000000" w:themeColor="text1"/>
          <w:sz w:val="24"/>
          <w:szCs w:val="24"/>
        </w:rPr>
        <w:t xml:space="preserve">expand the models to additional drugs and substances, incorporate diagnostic test results when relevant, and prospectively validate </w:t>
      </w:r>
      <w:r w:rsidR="00CA276A" w:rsidRPr="00AC2E30">
        <w:rPr>
          <w:rFonts w:asciiTheme="majorBidi" w:hAnsiTheme="majorBidi" w:cstheme="majorBidi"/>
          <w:color w:val="000000" w:themeColor="text1"/>
          <w:sz w:val="24"/>
          <w:szCs w:val="24"/>
        </w:rPr>
        <w:t>model</w:t>
      </w:r>
      <w:r w:rsidR="001837CB" w:rsidRPr="00AC2E30">
        <w:rPr>
          <w:rFonts w:asciiTheme="majorBidi" w:hAnsiTheme="majorBidi" w:cstheme="majorBidi"/>
          <w:color w:val="000000" w:themeColor="text1"/>
          <w:sz w:val="24"/>
          <w:szCs w:val="24"/>
        </w:rPr>
        <w:t xml:space="preserve"> </w:t>
      </w:r>
      <w:r w:rsidR="00C75D77" w:rsidRPr="00AC2E30">
        <w:rPr>
          <w:rFonts w:asciiTheme="majorBidi" w:hAnsiTheme="majorBidi" w:cstheme="majorBidi"/>
          <w:color w:val="000000" w:themeColor="text1"/>
          <w:sz w:val="24"/>
          <w:szCs w:val="24"/>
        </w:rPr>
        <w:t>performance.</w:t>
      </w:r>
      <w:r w:rsidR="00AE349D" w:rsidRPr="00AC2E30">
        <w:rPr>
          <w:rFonts w:asciiTheme="majorBidi" w:hAnsiTheme="majorBidi" w:cstheme="majorBidi"/>
          <w:color w:val="000000" w:themeColor="text1"/>
          <w:sz w:val="24"/>
          <w:szCs w:val="24"/>
        </w:rPr>
        <w:t xml:space="preserve"> It is also important to </w:t>
      </w:r>
      <w:r w:rsidR="0059016C" w:rsidRPr="00AC2E30">
        <w:rPr>
          <w:rFonts w:asciiTheme="majorBidi" w:hAnsiTheme="majorBidi" w:cstheme="majorBidi"/>
          <w:color w:val="000000" w:themeColor="text1"/>
          <w:sz w:val="24"/>
          <w:szCs w:val="24"/>
        </w:rPr>
        <w:t>compare</w:t>
      </w:r>
      <w:r w:rsidR="00CA276A" w:rsidRPr="00AC2E30">
        <w:rPr>
          <w:rFonts w:asciiTheme="majorBidi" w:hAnsiTheme="majorBidi" w:cstheme="majorBidi"/>
          <w:color w:val="000000" w:themeColor="text1"/>
          <w:sz w:val="24"/>
          <w:szCs w:val="24"/>
        </w:rPr>
        <w:t xml:space="preserve"> </w:t>
      </w:r>
      <w:r w:rsidR="0059016C" w:rsidRPr="00AC2E30">
        <w:rPr>
          <w:rFonts w:asciiTheme="majorBidi" w:hAnsiTheme="majorBidi" w:cstheme="majorBidi"/>
          <w:color w:val="000000" w:themeColor="text1"/>
          <w:sz w:val="24"/>
          <w:szCs w:val="24"/>
        </w:rPr>
        <w:t>the models with</w:t>
      </w:r>
      <w:r w:rsidR="00CA276A" w:rsidRPr="00AC2E30">
        <w:rPr>
          <w:rFonts w:asciiTheme="majorBidi" w:hAnsiTheme="majorBidi" w:cstheme="majorBidi"/>
          <w:color w:val="000000" w:themeColor="text1"/>
          <w:sz w:val="24"/>
          <w:szCs w:val="24"/>
        </w:rPr>
        <w:t xml:space="preserve"> </w:t>
      </w:r>
      <w:r w:rsidR="00B906E3">
        <w:rPr>
          <w:rFonts w:asciiTheme="majorBidi" w:hAnsiTheme="majorBidi" w:cstheme="majorBidi"/>
          <w:color w:val="000000" w:themeColor="text1"/>
          <w:sz w:val="24"/>
          <w:szCs w:val="24"/>
        </w:rPr>
        <w:t>h</w:t>
      </w:r>
      <w:r w:rsidR="00B906E3" w:rsidRPr="00AC2E30">
        <w:rPr>
          <w:rFonts w:asciiTheme="majorBidi" w:hAnsiTheme="majorBidi" w:cstheme="majorBidi"/>
          <w:color w:val="000000" w:themeColor="text1"/>
          <w:sz w:val="24"/>
          <w:szCs w:val="24"/>
        </w:rPr>
        <w:t xml:space="preserve">uman </w:t>
      </w:r>
      <w:r w:rsidR="00B906E3">
        <w:rPr>
          <w:rFonts w:asciiTheme="majorBidi" w:hAnsiTheme="majorBidi" w:cstheme="majorBidi"/>
          <w:color w:val="000000" w:themeColor="text1"/>
          <w:sz w:val="24"/>
          <w:szCs w:val="24"/>
        </w:rPr>
        <w:t>l</w:t>
      </w:r>
      <w:r w:rsidR="00B906E3" w:rsidRPr="00AC2E30">
        <w:rPr>
          <w:rFonts w:asciiTheme="majorBidi" w:hAnsiTheme="majorBidi" w:cstheme="majorBidi"/>
          <w:color w:val="000000" w:themeColor="text1"/>
          <w:sz w:val="24"/>
          <w:szCs w:val="24"/>
        </w:rPr>
        <w:t xml:space="preserve">evel </w:t>
      </w:r>
      <w:r w:rsidR="00B906E3">
        <w:rPr>
          <w:rFonts w:asciiTheme="majorBidi" w:hAnsiTheme="majorBidi" w:cstheme="majorBidi"/>
          <w:color w:val="000000" w:themeColor="text1"/>
          <w:sz w:val="24"/>
          <w:szCs w:val="24"/>
        </w:rPr>
        <w:t>p</w:t>
      </w:r>
      <w:r w:rsidR="00B906E3" w:rsidRPr="00AC2E30">
        <w:rPr>
          <w:rFonts w:asciiTheme="majorBidi" w:hAnsiTheme="majorBidi" w:cstheme="majorBidi"/>
          <w:color w:val="000000" w:themeColor="text1"/>
          <w:sz w:val="24"/>
          <w:szCs w:val="24"/>
        </w:rPr>
        <w:t xml:space="preserve">erformance </w:t>
      </w:r>
      <w:r w:rsidR="00AE349D" w:rsidRPr="00AC2E30">
        <w:rPr>
          <w:rFonts w:asciiTheme="majorBidi" w:hAnsiTheme="majorBidi" w:cstheme="majorBidi"/>
          <w:color w:val="000000" w:themeColor="text1"/>
          <w:sz w:val="24"/>
          <w:szCs w:val="24"/>
        </w:rPr>
        <w:t xml:space="preserve">(HLP). This requires </w:t>
      </w:r>
      <w:r w:rsidR="0059016C" w:rsidRPr="00AC2E30">
        <w:rPr>
          <w:rFonts w:asciiTheme="majorBidi" w:hAnsiTheme="majorBidi" w:cstheme="majorBidi"/>
          <w:color w:val="000000" w:themeColor="text1"/>
          <w:sz w:val="24"/>
          <w:szCs w:val="24"/>
        </w:rPr>
        <w:t>appropriate selection of human participants for accuracy and generalizability</w:t>
      </w:r>
      <w:r w:rsidR="00664BF6" w:rsidRPr="00AC2E30">
        <w:rPr>
          <w:rFonts w:asciiTheme="majorBidi" w:hAnsiTheme="majorBidi" w:cstheme="majorBidi"/>
          <w:color w:val="000000" w:themeColor="text1"/>
          <w:sz w:val="24"/>
          <w:szCs w:val="24"/>
        </w:rPr>
        <w:t>.</w:t>
      </w:r>
      <w:r w:rsidR="0059016C" w:rsidRPr="00AC2E30">
        <w:rPr>
          <w:rFonts w:asciiTheme="majorBidi" w:hAnsiTheme="majorBidi" w:cstheme="majorBidi"/>
          <w:color w:val="000000" w:themeColor="text1"/>
          <w:sz w:val="24"/>
          <w:szCs w:val="24"/>
        </w:rPr>
        <w:t xml:space="preserve"> </w:t>
      </w:r>
      <w:r w:rsidR="00664BF6" w:rsidRPr="00AC2E30">
        <w:rPr>
          <w:rFonts w:asciiTheme="majorBidi" w:hAnsiTheme="majorBidi" w:cstheme="majorBidi"/>
          <w:color w:val="000000" w:themeColor="text1"/>
          <w:sz w:val="24"/>
          <w:szCs w:val="24"/>
        </w:rPr>
        <w:t>M</w:t>
      </w:r>
      <w:r w:rsidR="0059016C" w:rsidRPr="00AC2E30">
        <w:rPr>
          <w:rFonts w:asciiTheme="majorBidi" w:hAnsiTheme="majorBidi" w:cstheme="majorBidi"/>
          <w:color w:val="000000" w:themeColor="text1"/>
          <w:sz w:val="24"/>
          <w:szCs w:val="24"/>
        </w:rPr>
        <w:t>easuring HLP adds significant complexity to a study, and while critically important</w:t>
      </w:r>
      <w:r w:rsidR="0003722F" w:rsidRPr="00AC2E30">
        <w:rPr>
          <w:rFonts w:asciiTheme="majorBidi" w:hAnsiTheme="majorBidi" w:cstheme="majorBidi"/>
          <w:color w:val="000000" w:themeColor="text1"/>
          <w:sz w:val="24"/>
          <w:szCs w:val="24"/>
        </w:rPr>
        <w:t xml:space="preserve"> prior to real-world implementation</w:t>
      </w:r>
      <w:r w:rsidR="0059016C" w:rsidRPr="00AC2E30">
        <w:rPr>
          <w:rFonts w:asciiTheme="majorBidi" w:hAnsiTheme="majorBidi" w:cstheme="majorBidi"/>
          <w:color w:val="000000" w:themeColor="text1"/>
          <w:sz w:val="24"/>
          <w:szCs w:val="24"/>
        </w:rPr>
        <w:t>, it was beyond the scope of this pilot study</w:t>
      </w:r>
      <w:r w:rsidR="00AE349D" w:rsidRPr="00AC2E30">
        <w:rPr>
          <w:rFonts w:asciiTheme="majorBidi" w:hAnsiTheme="majorBidi" w:cstheme="majorBidi"/>
          <w:color w:val="000000" w:themeColor="text1"/>
          <w:sz w:val="24"/>
          <w:szCs w:val="24"/>
        </w:rPr>
        <w:t>.</w:t>
      </w:r>
    </w:p>
    <w:p w14:paraId="6138A500" w14:textId="748CD7A3" w:rsidR="003E1BCD" w:rsidRPr="00AC2E30" w:rsidRDefault="00AC68AB" w:rsidP="009705AA">
      <w:pPr>
        <w:spacing w:line="480" w:lineRule="auto"/>
        <w:ind w:firstLine="720"/>
        <w:jc w:val="both"/>
        <w:rPr>
          <w:rFonts w:asciiTheme="majorBidi" w:hAnsiTheme="majorBidi" w:cstheme="majorBidi"/>
          <w:b/>
          <w:bCs/>
          <w:color w:val="000000" w:themeColor="text1"/>
        </w:rPr>
      </w:pPr>
      <w:r w:rsidRPr="00AC2E30">
        <w:rPr>
          <w:rFonts w:asciiTheme="majorBidi" w:hAnsiTheme="majorBidi" w:cstheme="majorBidi"/>
          <w:color w:val="000000" w:themeColor="text1"/>
        </w:rPr>
        <w:lastRenderedPageBreak/>
        <w:t xml:space="preserve">This study demonstrates that </w:t>
      </w:r>
      <w:r w:rsidR="002B64AD" w:rsidRPr="00AC2E30">
        <w:rPr>
          <w:rFonts w:asciiTheme="majorBidi" w:hAnsiTheme="majorBidi" w:cstheme="majorBidi"/>
          <w:color w:val="000000" w:themeColor="text1"/>
        </w:rPr>
        <w:t>DNN</w:t>
      </w:r>
      <w:r w:rsidR="00495BF3"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w:t>
      </w:r>
      <w:r w:rsidR="002B64AD" w:rsidRPr="00AC2E30">
        <w:rPr>
          <w:rFonts w:asciiTheme="majorBidi" w:hAnsiTheme="majorBidi" w:cstheme="majorBidi"/>
          <w:color w:val="000000" w:themeColor="text1"/>
        </w:rPr>
        <w:t>may</w:t>
      </w:r>
      <w:r w:rsidRPr="00AC2E30">
        <w:rPr>
          <w:rFonts w:asciiTheme="majorBidi" w:hAnsiTheme="majorBidi" w:cstheme="majorBidi"/>
          <w:color w:val="000000" w:themeColor="text1"/>
        </w:rPr>
        <w:t xml:space="preserve"> </w:t>
      </w:r>
      <w:r w:rsidR="0003722F" w:rsidRPr="00AC2E30">
        <w:rPr>
          <w:rFonts w:asciiTheme="majorBidi" w:hAnsiTheme="majorBidi" w:cstheme="majorBidi"/>
          <w:color w:val="000000" w:themeColor="text1"/>
        </w:rPr>
        <w:t>aid in</w:t>
      </w:r>
      <w:r w:rsidRPr="00AC2E30">
        <w:rPr>
          <w:rFonts w:asciiTheme="majorBidi" w:hAnsiTheme="majorBidi" w:cstheme="majorBidi"/>
          <w:color w:val="000000" w:themeColor="text1"/>
        </w:rPr>
        <w:t xml:space="preserve"> distinguish</w:t>
      </w:r>
      <w:r w:rsidR="0003722F" w:rsidRPr="00AC2E30">
        <w:rPr>
          <w:rFonts w:asciiTheme="majorBidi" w:hAnsiTheme="majorBidi" w:cstheme="majorBidi"/>
          <w:color w:val="000000" w:themeColor="text1"/>
        </w:rPr>
        <w:t>ing</w:t>
      </w:r>
      <w:r w:rsidRPr="00AC2E30">
        <w:rPr>
          <w:rFonts w:asciiTheme="majorBidi" w:hAnsiTheme="majorBidi" w:cstheme="majorBidi"/>
          <w:color w:val="000000" w:themeColor="text1"/>
        </w:rPr>
        <w:t xml:space="preserve"> the causative agent in</w:t>
      </w:r>
      <w:r w:rsidR="00FE5276" w:rsidRPr="00AC2E30">
        <w:rPr>
          <w:rFonts w:asciiTheme="majorBidi" w:hAnsiTheme="majorBidi" w:cstheme="majorBidi"/>
          <w:color w:val="000000" w:themeColor="text1"/>
        </w:rPr>
        <w:t xml:space="preserve"> cases of</w:t>
      </w:r>
      <w:r w:rsidRPr="00AC2E30">
        <w:rPr>
          <w:rFonts w:asciiTheme="majorBidi" w:hAnsiTheme="majorBidi" w:cstheme="majorBidi"/>
          <w:color w:val="000000" w:themeColor="text1"/>
        </w:rPr>
        <w:t xml:space="preserve"> acute poisoning. The clinical utility is untested, and with further development</w:t>
      </w:r>
      <w:r w:rsidR="001837CB" w:rsidRPr="00AC2E30">
        <w:rPr>
          <w:rFonts w:asciiTheme="majorBidi" w:hAnsiTheme="majorBidi" w:cstheme="majorBidi"/>
          <w:color w:val="000000" w:themeColor="text1"/>
        </w:rPr>
        <w:t>,</w:t>
      </w:r>
      <w:r w:rsidRPr="00AC2E30">
        <w:rPr>
          <w:rFonts w:asciiTheme="majorBidi" w:hAnsiTheme="majorBidi" w:cstheme="majorBidi"/>
          <w:color w:val="000000" w:themeColor="text1"/>
        </w:rPr>
        <w:t xml:space="preserve"> this may b</w:t>
      </w:r>
      <w:r w:rsidRPr="00AC2E30">
        <w:rPr>
          <w:rFonts w:asciiTheme="majorBidi" w:hAnsiTheme="majorBidi" w:cstheme="majorBidi"/>
          <w:color w:val="000000" w:themeColor="text1"/>
        </w:rPr>
        <w:t>e</w:t>
      </w:r>
      <w:r w:rsidRPr="00AC2E30">
        <w:rPr>
          <w:rFonts w:asciiTheme="majorBidi" w:hAnsiTheme="majorBidi" w:cstheme="majorBidi"/>
          <w:color w:val="000000" w:themeColor="text1"/>
        </w:rPr>
        <w:t>come a diagnostic aid for clinicians without a background in toxicology who care for poisoned patients with unreliable histories.</w:t>
      </w:r>
      <w:r w:rsidR="009447B2" w:rsidRPr="00AC2E30">
        <w:rPr>
          <w:rStyle w:val="A7"/>
          <w:rFonts w:asciiTheme="majorBidi" w:hAnsiTheme="majorBidi" w:cstheme="majorBidi"/>
          <w:sz w:val="24"/>
          <w:szCs w:val="24"/>
        </w:rPr>
        <w:t xml:space="preserve"> </w:t>
      </w:r>
      <w:r w:rsidR="00495BF3" w:rsidRPr="00AC2E30">
        <w:rPr>
          <w:rStyle w:val="A7"/>
          <w:rFonts w:asciiTheme="majorBidi" w:hAnsiTheme="majorBidi" w:cstheme="majorBidi"/>
          <w:sz w:val="24"/>
          <w:szCs w:val="24"/>
        </w:rPr>
        <w:t>With developments they may also become useful for clinicians with expertise in medical toxicology, but th</w:t>
      </w:r>
      <w:r w:rsidR="00EC3084" w:rsidRPr="00AC2E30">
        <w:rPr>
          <w:rStyle w:val="A7"/>
          <w:rFonts w:asciiTheme="majorBidi" w:hAnsiTheme="majorBidi" w:cstheme="majorBidi"/>
          <w:sz w:val="24"/>
          <w:szCs w:val="24"/>
        </w:rPr>
        <w:t>is would likely require higher</w:t>
      </w:r>
      <w:r w:rsidR="00495BF3" w:rsidRPr="00AC2E30">
        <w:rPr>
          <w:rStyle w:val="A7"/>
          <w:rFonts w:asciiTheme="majorBidi" w:hAnsiTheme="majorBidi" w:cstheme="majorBidi"/>
          <w:sz w:val="24"/>
          <w:szCs w:val="24"/>
        </w:rPr>
        <w:t xml:space="preserve"> </w:t>
      </w:r>
      <w:r w:rsidR="00EC3084" w:rsidRPr="00AC2E30">
        <w:rPr>
          <w:rStyle w:val="A7"/>
          <w:rFonts w:asciiTheme="majorBidi" w:hAnsiTheme="majorBidi" w:cstheme="majorBidi"/>
          <w:sz w:val="24"/>
          <w:szCs w:val="24"/>
        </w:rPr>
        <w:t xml:space="preserve">model </w:t>
      </w:r>
      <w:r w:rsidR="00495BF3" w:rsidRPr="00AC2E30">
        <w:rPr>
          <w:rStyle w:val="A7"/>
          <w:rFonts w:asciiTheme="majorBidi" w:hAnsiTheme="majorBidi" w:cstheme="majorBidi"/>
          <w:sz w:val="24"/>
          <w:szCs w:val="24"/>
        </w:rPr>
        <w:t xml:space="preserve">performance to </w:t>
      </w:r>
      <w:r w:rsidR="00EC3084" w:rsidRPr="00AC2E30">
        <w:rPr>
          <w:rStyle w:val="A7"/>
          <w:rFonts w:asciiTheme="majorBidi" w:hAnsiTheme="majorBidi" w:cstheme="majorBidi"/>
          <w:sz w:val="24"/>
          <w:szCs w:val="24"/>
        </w:rPr>
        <w:t xml:space="preserve">match or </w:t>
      </w:r>
      <w:r w:rsidR="00495BF3" w:rsidRPr="00AC2E30">
        <w:rPr>
          <w:rStyle w:val="A7"/>
          <w:rFonts w:asciiTheme="majorBidi" w:hAnsiTheme="majorBidi" w:cstheme="majorBidi"/>
          <w:sz w:val="24"/>
          <w:szCs w:val="24"/>
        </w:rPr>
        <w:t>outperform H</w:t>
      </w:r>
      <w:r w:rsidR="00EC3084" w:rsidRPr="00AC2E30">
        <w:rPr>
          <w:rStyle w:val="A7"/>
          <w:rFonts w:asciiTheme="majorBidi" w:hAnsiTheme="majorBidi" w:cstheme="majorBidi"/>
          <w:sz w:val="24"/>
          <w:szCs w:val="24"/>
        </w:rPr>
        <w:t xml:space="preserve">LP among this group. </w:t>
      </w:r>
      <w:r w:rsidR="003A067A" w:rsidRPr="00AC2E30">
        <w:rPr>
          <w:rStyle w:val="CommentReference"/>
          <w:rFonts w:asciiTheme="majorBidi" w:hAnsiTheme="majorBidi" w:cstheme="majorBidi"/>
          <w:sz w:val="24"/>
          <w:szCs w:val="24"/>
        </w:rPr>
        <w:t xml:space="preserve">DNN </w:t>
      </w:r>
      <w:r w:rsidR="009447B2" w:rsidRPr="00AC2E30">
        <w:rPr>
          <w:rStyle w:val="CommentReference"/>
          <w:rFonts w:asciiTheme="majorBidi" w:hAnsiTheme="majorBidi" w:cstheme="majorBidi"/>
          <w:sz w:val="24"/>
          <w:szCs w:val="24"/>
        </w:rPr>
        <w:t xml:space="preserve">algorithms </w:t>
      </w:r>
      <w:r w:rsidR="00C761CE" w:rsidRPr="00AC2E30">
        <w:rPr>
          <w:rStyle w:val="CommentReference"/>
          <w:rFonts w:asciiTheme="majorBidi" w:hAnsiTheme="majorBidi" w:cstheme="majorBidi"/>
          <w:sz w:val="24"/>
          <w:szCs w:val="24"/>
        </w:rPr>
        <w:t xml:space="preserve">are not </w:t>
      </w:r>
      <w:r w:rsidR="00B152E4" w:rsidRPr="00AC2E30">
        <w:rPr>
          <w:rStyle w:val="CommentReference"/>
          <w:rFonts w:asciiTheme="majorBidi" w:hAnsiTheme="majorBidi" w:cstheme="majorBidi"/>
          <w:sz w:val="24"/>
          <w:szCs w:val="24"/>
        </w:rPr>
        <w:t xml:space="preserve">intended </w:t>
      </w:r>
      <w:r w:rsidR="00C761CE" w:rsidRPr="00AC2E30">
        <w:rPr>
          <w:rStyle w:val="CommentReference"/>
          <w:rFonts w:asciiTheme="majorBidi" w:hAnsiTheme="majorBidi" w:cstheme="majorBidi"/>
          <w:sz w:val="24"/>
          <w:szCs w:val="24"/>
        </w:rPr>
        <w:t xml:space="preserve">to </w:t>
      </w:r>
      <w:r w:rsidRPr="00AC2E30">
        <w:rPr>
          <w:rStyle w:val="CommentReference"/>
          <w:rFonts w:asciiTheme="majorBidi" w:hAnsiTheme="majorBidi" w:cstheme="majorBidi"/>
          <w:sz w:val="24"/>
          <w:szCs w:val="24"/>
        </w:rPr>
        <w:t>supersede</w:t>
      </w:r>
      <w:r w:rsidR="009447B2" w:rsidRPr="00AC2E30">
        <w:rPr>
          <w:rStyle w:val="CommentReference"/>
          <w:rFonts w:asciiTheme="majorBidi" w:hAnsiTheme="majorBidi" w:cstheme="majorBidi"/>
          <w:sz w:val="24"/>
          <w:szCs w:val="24"/>
        </w:rPr>
        <w:t xml:space="preserve"> </w:t>
      </w:r>
      <w:r w:rsidR="00FB3F0E" w:rsidRPr="00AC2E30">
        <w:rPr>
          <w:rStyle w:val="CommentReference"/>
          <w:rFonts w:asciiTheme="majorBidi" w:hAnsiTheme="majorBidi" w:cstheme="majorBidi"/>
          <w:sz w:val="24"/>
          <w:szCs w:val="24"/>
        </w:rPr>
        <w:t>cli</w:t>
      </w:r>
      <w:r w:rsidR="00FB3F0E" w:rsidRPr="00AC2E30">
        <w:rPr>
          <w:rStyle w:val="CommentReference"/>
          <w:rFonts w:asciiTheme="majorBidi" w:hAnsiTheme="majorBidi" w:cstheme="majorBidi"/>
          <w:sz w:val="24"/>
          <w:szCs w:val="24"/>
        </w:rPr>
        <w:t>n</w:t>
      </w:r>
      <w:r w:rsidR="00FB3F0E" w:rsidRPr="00AC2E30">
        <w:rPr>
          <w:rStyle w:val="CommentReference"/>
          <w:rFonts w:asciiTheme="majorBidi" w:hAnsiTheme="majorBidi" w:cstheme="majorBidi"/>
          <w:sz w:val="24"/>
          <w:szCs w:val="24"/>
        </w:rPr>
        <w:t xml:space="preserve">ical </w:t>
      </w:r>
      <w:r w:rsidR="00B76719" w:rsidRPr="00AC2E30">
        <w:rPr>
          <w:rStyle w:val="CommentReference"/>
          <w:rFonts w:asciiTheme="majorBidi" w:hAnsiTheme="majorBidi" w:cstheme="majorBidi"/>
          <w:sz w:val="24"/>
          <w:szCs w:val="24"/>
        </w:rPr>
        <w:t>judgment but</w:t>
      </w:r>
      <w:r w:rsidR="001837CB" w:rsidRPr="00AC2E30">
        <w:rPr>
          <w:rStyle w:val="CommentReference"/>
          <w:rFonts w:asciiTheme="majorBidi" w:hAnsiTheme="majorBidi" w:cstheme="majorBidi"/>
          <w:sz w:val="24"/>
          <w:szCs w:val="24"/>
        </w:rPr>
        <w:t xml:space="preserve"> </w:t>
      </w:r>
      <w:r w:rsidRPr="00AC2E30">
        <w:rPr>
          <w:rStyle w:val="CommentReference"/>
          <w:rFonts w:asciiTheme="majorBidi" w:hAnsiTheme="majorBidi" w:cstheme="majorBidi"/>
          <w:sz w:val="24"/>
          <w:szCs w:val="24"/>
        </w:rPr>
        <w:t xml:space="preserve">have the potential to serve as </w:t>
      </w:r>
      <w:r w:rsidR="009447B2" w:rsidRPr="00AC2E30">
        <w:rPr>
          <w:rStyle w:val="CommentReference"/>
          <w:rFonts w:asciiTheme="majorBidi" w:hAnsiTheme="majorBidi" w:cstheme="majorBidi"/>
          <w:sz w:val="24"/>
          <w:szCs w:val="24"/>
        </w:rPr>
        <w:t xml:space="preserve">a powerful </w:t>
      </w:r>
      <w:r w:rsidR="00B152E4" w:rsidRPr="00AC2E30">
        <w:rPr>
          <w:rStyle w:val="CommentReference"/>
          <w:rFonts w:asciiTheme="majorBidi" w:hAnsiTheme="majorBidi" w:cstheme="majorBidi"/>
          <w:sz w:val="24"/>
          <w:szCs w:val="24"/>
        </w:rPr>
        <w:t xml:space="preserve">clinical decision-making </w:t>
      </w:r>
      <w:r w:rsidR="009447B2" w:rsidRPr="00AC2E30">
        <w:rPr>
          <w:rStyle w:val="CommentReference"/>
          <w:rFonts w:asciiTheme="majorBidi" w:hAnsiTheme="majorBidi" w:cstheme="majorBidi"/>
          <w:sz w:val="24"/>
          <w:szCs w:val="24"/>
        </w:rPr>
        <w:t>adjunct</w:t>
      </w:r>
      <w:r w:rsidR="00B152E4" w:rsidRPr="00AC2E30">
        <w:rPr>
          <w:rStyle w:val="CommentReference"/>
          <w:rFonts w:asciiTheme="majorBidi" w:hAnsiTheme="majorBidi" w:cstheme="majorBidi"/>
          <w:sz w:val="24"/>
          <w:szCs w:val="24"/>
        </w:rPr>
        <w:t>.</w:t>
      </w:r>
    </w:p>
    <w:p w14:paraId="42D76DE4" w14:textId="07631BB2" w:rsidR="00467024" w:rsidRPr="00AC2E30" w:rsidRDefault="00810309" w:rsidP="00032B47">
      <w:pPr>
        <w:spacing w:line="480" w:lineRule="auto"/>
        <w:jc w:val="both"/>
        <w:rPr>
          <w:rFonts w:asciiTheme="majorBidi" w:hAnsiTheme="majorBidi" w:cstheme="majorBidi"/>
          <w:b/>
          <w:bCs/>
          <w:color w:val="000000" w:themeColor="text1"/>
        </w:rPr>
      </w:pPr>
      <w:ins w:id="48" w:author="Author">
        <w:r>
          <w:rPr>
            <w:rFonts w:asciiTheme="majorBidi" w:hAnsiTheme="majorBidi" w:cstheme="majorBidi"/>
            <w:b/>
            <w:bCs/>
            <w:color w:val="000000" w:themeColor="text1"/>
          </w:rPr>
          <w:t xml:space="preserve">5. </w:t>
        </w:r>
      </w:ins>
      <w:r w:rsidR="003A067A" w:rsidRPr="00AC2E30">
        <w:rPr>
          <w:rFonts w:asciiTheme="majorBidi" w:hAnsiTheme="majorBidi" w:cstheme="majorBidi"/>
          <w:b/>
          <w:bCs/>
          <w:color w:val="000000" w:themeColor="text1"/>
        </w:rPr>
        <w:t>Conclusion</w:t>
      </w:r>
    </w:p>
    <w:p w14:paraId="7D7CAB07" w14:textId="52EACF33" w:rsidR="00032B47" w:rsidRPr="00AC2E30" w:rsidRDefault="001837CB" w:rsidP="00485A24">
      <w:pPr>
        <w:pStyle w:val="CommentText"/>
        <w:spacing w:line="480" w:lineRule="auto"/>
        <w:ind w:firstLine="720"/>
        <w:jc w:val="both"/>
        <w:rPr>
          <w:rFonts w:asciiTheme="majorBidi" w:hAnsiTheme="majorBidi" w:cstheme="majorBidi"/>
          <w:color w:val="000000" w:themeColor="text1"/>
          <w:sz w:val="24"/>
          <w:szCs w:val="24"/>
        </w:rPr>
      </w:pPr>
      <w:r w:rsidRPr="00AC2E30">
        <w:rPr>
          <w:rFonts w:asciiTheme="majorBidi" w:hAnsiTheme="majorBidi" w:cstheme="majorBidi"/>
          <w:color w:val="000000" w:themeColor="text1"/>
          <w:sz w:val="24"/>
          <w:szCs w:val="24"/>
        </w:rPr>
        <w:t xml:space="preserve">A large national retrospective dataset </w:t>
      </w:r>
      <w:r w:rsidR="003703AB" w:rsidRPr="00AC2E30">
        <w:rPr>
          <w:rFonts w:asciiTheme="majorBidi" w:hAnsiTheme="majorBidi" w:cstheme="majorBidi"/>
          <w:color w:val="000000" w:themeColor="text1"/>
          <w:sz w:val="24"/>
          <w:szCs w:val="24"/>
        </w:rPr>
        <w:t xml:space="preserve">was used to develop </w:t>
      </w:r>
      <w:r w:rsidRPr="00AC2E30">
        <w:rPr>
          <w:rFonts w:asciiTheme="majorBidi" w:hAnsiTheme="majorBidi" w:cstheme="majorBidi"/>
          <w:color w:val="000000" w:themeColor="text1"/>
          <w:sz w:val="24"/>
          <w:szCs w:val="24"/>
        </w:rPr>
        <w:t xml:space="preserve">two </w:t>
      </w:r>
      <w:r w:rsidR="00093E5F">
        <w:rPr>
          <w:rFonts w:asciiTheme="majorBidi" w:hAnsiTheme="majorBidi" w:cstheme="majorBidi"/>
          <w:color w:val="000000" w:themeColor="text1"/>
          <w:sz w:val="24"/>
          <w:szCs w:val="24"/>
        </w:rPr>
        <w:t>DNN</w:t>
      </w:r>
      <w:r w:rsidRPr="00AC2E30">
        <w:rPr>
          <w:rFonts w:asciiTheme="majorBidi" w:hAnsiTheme="majorBidi" w:cstheme="majorBidi"/>
          <w:color w:val="000000" w:themeColor="text1"/>
          <w:sz w:val="24"/>
          <w:szCs w:val="24"/>
        </w:rPr>
        <w:t xml:space="preserve"> models to predict the causative drug in poisoned </w:t>
      </w:r>
      <w:r w:rsidR="00032B47" w:rsidRPr="00AC2E30">
        <w:rPr>
          <w:rFonts w:asciiTheme="majorBidi" w:hAnsiTheme="majorBidi" w:cstheme="majorBidi"/>
          <w:color w:val="000000" w:themeColor="text1"/>
          <w:sz w:val="24"/>
          <w:szCs w:val="24"/>
        </w:rPr>
        <w:t>patients.</w:t>
      </w:r>
      <w:r w:rsidR="00485A24" w:rsidRPr="00B03FA7">
        <w:t xml:space="preserve"> </w:t>
      </w:r>
      <w:ins w:id="49" w:author="Author">
        <w:r w:rsidR="00485A24" w:rsidRPr="00485A24">
          <w:rPr>
            <w:rFonts w:asciiTheme="majorBidi" w:hAnsiTheme="majorBidi" w:cstheme="majorBidi"/>
            <w:color w:val="000000" w:themeColor="text1"/>
            <w:sz w:val="24"/>
            <w:szCs w:val="24"/>
          </w:rPr>
          <w:t xml:space="preserve">Deep neural networks can potentially aid in distinguishing the causative agent of acute </w:t>
        </w:r>
        <w:r w:rsidR="00485A24">
          <w:rPr>
            <w:rFonts w:asciiTheme="majorBidi" w:hAnsiTheme="majorBidi" w:cstheme="majorBidi"/>
            <w:color w:val="000000" w:themeColor="text1"/>
            <w:sz w:val="24"/>
            <w:szCs w:val="24"/>
          </w:rPr>
          <w:t>single exposures</w:t>
        </w:r>
        <w:r w:rsidR="00485A24" w:rsidRPr="00485A24">
          <w:rPr>
            <w:rFonts w:asciiTheme="majorBidi" w:hAnsiTheme="majorBidi" w:cstheme="majorBidi"/>
            <w:color w:val="000000" w:themeColor="text1"/>
            <w:sz w:val="24"/>
            <w:szCs w:val="24"/>
          </w:rPr>
          <w:t xml:space="preserve">. </w:t>
        </w:r>
        <w:r w:rsidR="00EC3084" w:rsidRPr="00AC2E30">
          <w:rPr>
            <w:rFonts w:asciiTheme="majorBidi" w:hAnsiTheme="majorBidi" w:cstheme="majorBidi"/>
            <w:color w:val="000000" w:themeColor="text1"/>
            <w:sz w:val="24"/>
            <w:szCs w:val="24"/>
          </w:rPr>
          <w:t xml:space="preserve"> </w:t>
        </w:r>
      </w:ins>
      <w:r w:rsidR="00A37E06" w:rsidRPr="00AC2E30">
        <w:rPr>
          <w:rFonts w:asciiTheme="majorBidi" w:hAnsiTheme="majorBidi" w:cstheme="majorBidi"/>
          <w:color w:val="000000" w:themeColor="text1"/>
          <w:sz w:val="24"/>
          <w:szCs w:val="24"/>
        </w:rPr>
        <w:t xml:space="preserve">On the Test Set of data, the PyTorch and Keras </w:t>
      </w:r>
      <w:r w:rsidR="00855EE1" w:rsidRPr="00AC2E30">
        <w:rPr>
          <w:rFonts w:asciiTheme="majorBidi" w:hAnsiTheme="majorBidi" w:cstheme="majorBidi"/>
          <w:color w:val="000000" w:themeColor="text1"/>
          <w:sz w:val="24"/>
          <w:szCs w:val="24"/>
        </w:rPr>
        <w:t>DNN</w:t>
      </w:r>
      <w:r w:rsidR="00A37E06" w:rsidRPr="00AC2E30">
        <w:rPr>
          <w:rFonts w:asciiTheme="majorBidi" w:hAnsiTheme="majorBidi" w:cstheme="majorBidi"/>
          <w:color w:val="000000" w:themeColor="text1"/>
          <w:sz w:val="24"/>
          <w:szCs w:val="24"/>
        </w:rPr>
        <w:t xml:space="preserve"> model</w:t>
      </w:r>
      <w:r w:rsidR="00A36897" w:rsidRPr="00AC2E30">
        <w:rPr>
          <w:rFonts w:asciiTheme="majorBidi" w:hAnsiTheme="majorBidi" w:cstheme="majorBidi"/>
          <w:color w:val="000000" w:themeColor="text1"/>
          <w:sz w:val="24"/>
          <w:szCs w:val="24"/>
        </w:rPr>
        <w:t>s</w:t>
      </w:r>
      <w:r w:rsidR="003D7D61" w:rsidRPr="00AC2E30">
        <w:rPr>
          <w:rFonts w:asciiTheme="majorBidi" w:hAnsiTheme="majorBidi" w:cstheme="majorBidi"/>
          <w:color w:val="000000" w:themeColor="text1"/>
          <w:sz w:val="24"/>
          <w:szCs w:val="24"/>
        </w:rPr>
        <w:t xml:space="preserve"> </w:t>
      </w:r>
      <w:r w:rsidR="00A37E06" w:rsidRPr="00AC2E30">
        <w:rPr>
          <w:rFonts w:asciiTheme="majorBidi" w:hAnsiTheme="majorBidi" w:cstheme="majorBidi"/>
          <w:color w:val="000000" w:themeColor="text1"/>
          <w:sz w:val="24"/>
          <w:szCs w:val="24"/>
        </w:rPr>
        <w:t xml:space="preserve">distinguished among selected poisonings with </w:t>
      </w:r>
      <w:r w:rsidR="003A067A" w:rsidRPr="00AC2E30">
        <w:rPr>
          <w:rFonts w:asciiTheme="majorBidi" w:hAnsiTheme="majorBidi" w:cstheme="majorBidi"/>
          <w:color w:val="000000" w:themeColor="text1"/>
          <w:sz w:val="24"/>
          <w:szCs w:val="24"/>
        </w:rPr>
        <w:t xml:space="preserve">an overall accuracy of </w:t>
      </w:r>
      <w:r w:rsidR="006D67C7" w:rsidRPr="00AC2E30">
        <w:rPr>
          <w:rFonts w:asciiTheme="majorBidi" w:hAnsiTheme="majorBidi" w:cstheme="majorBidi"/>
          <w:color w:val="000000" w:themeColor="text1"/>
          <w:sz w:val="24"/>
          <w:szCs w:val="24"/>
        </w:rPr>
        <w:t>75.5</w:t>
      </w:r>
      <w:r w:rsidR="003A067A" w:rsidRPr="00AC2E30">
        <w:rPr>
          <w:rFonts w:asciiTheme="majorBidi" w:hAnsiTheme="majorBidi"/>
          <w:color w:val="000000" w:themeColor="text1"/>
          <w:sz w:val="24"/>
        </w:rPr>
        <w:t>%</w:t>
      </w:r>
      <w:r w:rsidR="003A067A" w:rsidRPr="00AC2E30">
        <w:rPr>
          <w:rFonts w:asciiTheme="majorBidi" w:hAnsiTheme="majorBidi" w:cstheme="majorBidi"/>
          <w:color w:val="000000" w:themeColor="text1"/>
          <w:sz w:val="24"/>
          <w:szCs w:val="24"/>
        </w:rPr>
        <w:t xml:space="preserve"> and </w:t>
      </w:r>
      <w:r w:rsidR="006D67C7" w:rsidRPr="00AC2E30">
        <w:rPr>
          <w:rFonts w:asciiTheme="majorBidi" w:hAnsiTheme="majorBidi" w:cstheme="majorBidi"/>
          <w:color w:val="000000" w:themeColor="text1"/>
          <w:sz w:val="24"/>
          <w:szCs w:val="24"/>
        </w:rPr>
        <w:t>74.6%</w:t>
      </w:r>
      <w:r w:rsidR="00A37E06" w:rsidRPr="00AC2E30">
        <w:rPr>
          <w:rFonts w:asciiTheme="majorBidi" w:hAnsiTheme="majorBidi" w:cstheme="majorBidi"/>
          <w:color w:val="000000" w:themeColor="text1"/>
          <w:sz w:val="24"/>
          <w:szCs w:val="24"/>
        </w:rPr>
        <w:t xml:space="preserve">, and </w:t>
      </w:r>
      <w:r w:rsidR="003A067A" w:rsidRPr="00AC2E30">
        <w:rPr>
          <w:rFonts w:asciiTheme="majorBidi" w:hAnsiTheme="majorBidi" w:cstheme="majorBidi"/>
          <w:color w:val="000000" w:themeColor="text1"/>
          <w:sz w:val="24"/>
          <w:szCs w:val="24"/>
        </w:rPr>
        <w:t>precision</w:t>
      </w:r>
      <w:r w:rsidR="006D67C7" w:rsidRPr="00AC2E30">
        <w:rPr>
          <w:rFonts w:asciiTheme="majorBidi" w:hAnsiTheme="majorBidi" w:cstheme="majorBidi"/>
          <w:color w:val="000000" w:themeColor="text1"/>
          <w:sz w:val="24"/>
          <w:szCs w:val="24"/>
        </w:rPr>
        <w:t xml:space="preserve"> of</w:t>
      </w:r>
      <w:r w:rsidR="006D67C7" w:rsidRPr="00AC2E30">
        <w:rPr>
          <w:rFonts w:asciiTheme="majorBidi" w:hAnsiTheme="majorBidi"/>
          <w:color w:val="000000" w:themeColor="text1"/>
          <w:sz w:val="24"/>
        </w:rPr>
        <w:t xml:space="preserve"> 70%</w:t>
      </w:r>
      <w:r w:rsidR="006D67C7" w:rsidRPr="00AC2E30">
        <w:rPr>
          <w:rFonts w:asciiTheme="majorBidi" w:hAnsiTheme="majorBidi" w:cstheme="majorBidi"/>
          <w:color w:val="000000" w:themeColor="text1"/>
          <w:sz w:val="24"/>
          <w:szCs w:val="24"/>
        </w:rPr>
        <w:t xml:space="preserve"> and 67.8%</w:t>
      </w:r>
      <w:r w:rsidR="00F15D60" w:rsidRPr="00AC2E30">
        <w:rPr>
          <w:rFonts w:asciiTheme="majorBidi" w:hAnsiTheme="majorBidi" w:cstheme="majorBidi"/>
          <w:color w:val="000000" w:themeColor="text1"/>
          <w:sz w:val="24"/>
          <w:szCs w:val="24"/>
        </w:rPr>
        <w:t>, respectively</w:t>
      </w:r>
      <w:r w:rsidR="00A37E06" w:rsidRPr="00AC2E30">
        <w:rPr>
          <w:rFonts w:asciiTheme="majorBidi" w:hAnsiTheme="majorBidi" w:cstheme="majorBidi"/>
          <w:color w:val="000000" w:themeColor="text1"/>
          <w:sz w:val="24"/>
          <w:szCs w:val="24"/>
        </w:rPr>
        <w:t>.</w:t>
      </w:r>
      <w:r w:rsidR="003A067A" w:rsidRPr="00AC2E30">
        <w:rPr>
          <w:rFonts w:asciiTheme="majorBidi" w:hAnsiTheme="majorBidi" w:cstheme="majorBidi"/>
          <w:color w:val="000000" w:themeColor="text1"/>
          <w:sz w:val="24"/>
          <w:szCs w:val="24"/>
        </w:rPr>
        <w:t xml:space="preserve"> </w:t>
      </w:r>
      <w:r w:rsidR="00485A24" w:rsidRPr="00485A24">
        <w:rPr>
          <w:rFonts w:asciiTheme="majorBidi" w:hAnsiTheme="majorBidi" w:cstheme="majorBidi"/>
          <w:color w:val="000000" w:themeColor="text1"/>
          <w:sz w:val="24"/>
          <w:szCs w:val="24"/>
        </w:rPr>
        <w:t xml:space="preserve">The </w:t>
      </w:r>
      <w:ins w:id="50" w:author="Author">
        <w:r w:rsidR="00485A24" w:rsidRPr="00485A24">
          <w:rPr>
            <w:rFonts w:asciiTheme="majorBidi" w:hAnsiTheme="majorBidi" w:cstheme="majorBidi"/>
            <w:color w:val="000000" w:themeColor="text1"/>
            <w:sz w:val="24"/>
            <w:szCs w:val="24"/>
          </w:rPr>
          <w:t xml:space="preserve">PyTorch and Keras DNNs both had the </w:t>
        </w:r>
      </w:ins>
      <w:r w:rsidR="00485A24" w:rsidRPr="00485A24">
        <w:rPr>
          <w:rFonts w:asciiTheme="majorBidi" w:hAnsiTheme="majorBidi" w:cstheme="majorBidi"/>
          <w:color w:val="000000" w:themeColor="text1"/>
          <w:sz w:val="24"/>
          <w:szCs w:val="24"/>
        </w:rPr>
        <w:t xml:space="preserve">best performance </w:t>
      </w:r>
      <w:del w:id="51" w:author="Author">
        <w:r w:rsidR="00A37E06" w:rsidRPr="00AC2E30">
          <w:rPr>
            <w:rFonts w:asciiTheme="majorBidi" w:hAnsiTheme="majorBidi" w:cstheme="majorBidi"/>
            <w:color w:val="000000" w:themeColor="text1"/>
            <w:sz w:val="24"/>
            <w:szCs w:val="24"/>
          </w:rPr>
          <w:delText xml:space="preserve">was achieved </w:delText>
        </w:r>
      </w:del>
      <w:r w:rsidR="00485A24" w:rsidRPr="00485A24">
        <w:rPr>
          <w:rFonts w:asciiTheme="majorBidi" w:hAnsiTheme="majorBidi" w:cstheme="majorBidi"/>
          <w:color w:val="000000" w:themeColor="text1"/>
          <w:sz w:val="24"/>
          <w:szCs w:val="24"/>
        </w:rPr>
        <w:t xml:space="preserve">in diagnosing </w:t>
      </w:r>
      <w:ins w:id="52" w:author="Author">
        <w:r w:rsidR="00485A24" w:rsidRPr="00485A24">
          <w:rPr>
            <w:rFonts w:asciiTheme="majorBidi" w:hAnsiTheme="majorBidi" w:cstheme="majorBidi"/>
            <w:color w:val="000000" w:themeColor="text1"/>
            <w:sz w:val="24"/>
            <w:szCs w:val="24"/>
          </w:rPr>
          <w:t xml:space="preserve">sulfonylureas exposure, followed by </w:t>
        </w:r>
      </w:ins>
      <w:r w:rsidR="00485A24" w:rsidRPr="00485A24">
        <w:rPr>
          <w:rFonts w:asciiTheme="majorBidi" w:hAnsiTheme="majorBidi" w:cstheme="majorBidi"/>
          <w:color w:val="000000" w:themeColor="text1"/>
          <w:sz w:val="24"/>
          <w:szCs w:val="24"/>
        </w:rPr>
        <w:t xml:space="preserve">acetaminophen, </w:t>
      </w:r>
      <w:del w:id="53" w:author="Author">
        <w:r w:rsidR="00CA2717" w:rsidRPr="00AC2E30">
          <w:rPr>
            <w:rFonts w:asciiTheme="majorBidi" w:hAnsiTheme="majorBidi" w:cstheme="majorBidi"/>
            <w:color w:val="000000" w:themeColor="text1"/>
            <w:sz w:val="24"/>
            <w:szCs w:val="24"/>
          </w:rPr>
          <w:delText>a</w:delText>
        </w:r>
        <w:r w:rsidR="001E4A93" w:rsidRPr="00AC2E30">
          <w:rPr>
            <w:rFonts w:asciiTheme="majorBidi" w:hAnsiTheme="majorBidi" w:cstheme="majorBidi"/>
            <w:color w:val="000000" w:themeColor="text1"/>
            <w:sz w:val="24"/>
            <w:szCs w:val="24"/>
          </w:rPr>
          <w:delText>spirin</w:delText>
        </w:r>
        <w:r w:rsidR="003A067A" w:rsidRPr="00AC2E30">
          <w:rPr>
            <w:rFonts w:asciiTheme="majorBidi" w:hAnsiTheme="majorBidi" w:cstheme="majorBidi"/>
            <w:color w:val="000000" w:themeColor="text1"/>
            <w:sz w:val="24"/>
            <w:szCs w:val="24"/>
          </w:rPr>
          <w:delText xml:space="preserve">, </w:delText>
        </w:r>
      </w:del>
      <w:r w:rsidR="00485A24" w:rsidRPr="00485A24">
        <w:rPr>
          <w:rFonts w:asciiTheme="majorBidi" w:hAnsiTheme="majorBidi" w:cstheme="majorBidi"/>
          <w:color w:val="000000" w:themeColor="text1"/>
          <w:sz w:val="24"/>
          <w:szCs w:val="24"/>
        </w:rPr>
        <w:t xml:space="preserve">benzodiazepines, </w:t>
      </w:r>
      <w:r w:rsidR="0067758B" w:rsidRPr="00485A24">
        <w:rPr>
          <w:rFonts w:asciiTheme="majorBidi" w:hAnsiTheme="majorBidi" w:cstheme="majorBidi"/>
          <w:color w:val="000000" w:themeColor="text1"/>
          <w:sz w:val="24"/>
          <w:szCs w:val="24"/>
        </w:rPr>
        <w:t xml:space="preserve">and </w:t>
      </w:r>
      <w:del w:id="54" w:author="Author">
        <w:r w:rsidR="00FE5276" w:rsidRPr="00AC2E30">
          <w:rPr>
            <w:rFonts w:asciiTheme="majorBidi" w:hAnsiTheme="majorBidi" w:cstheme="majorBidi"/>
            <w:color w:val="000000" w:themeColor="text1"/>
            <w:sz w:val="24"/>
            <w:szCs w:val="24"/>
          </w:rPr>
          <w:delText>s</w:delText>
        </w:r>
        <w:r w:rsidR="007F5F32" w:rsidRPr="00AC2E30">
          <w:rPr>
            <w:rFonts w:asciiTheme="majorBidi" w:hAnsiTheme="majorBidi" w:cstheme="majorBidi"/>
            <w:color w:val="000000" w:themeColor="text1"/>
            <w:sz w:val="24"/>
            <w:szCs w:val="24"/>
          </w:rPr>
          <w:delText>ulfonylureas</w:delText>
        </w:r>
        <w:r w:rsidR="003A067A" w:rsidRPr="00AC2E30">
          <w:rPr>
            <w:rFonts w:asciiTheme="majorBidi" w:hAnsiTheme="majorBidi" w:cstheme="majorBidi"/>
            <w:color w:val="000000" w:themeColor="text1"/>
            <w:sz w:val="24"/>
            <w:szCs w:val="24"/>
          </w:rPr>
          <w:delText xml:space="preserve"> </w:delText>
        </w:r>
        <w:r w:rsidR="00032B47" w:rsidRPr="00AC2E30">
          <w:rPr>
            <w:rFonts w:asciiTheme="majorBidi" w:hAnsiTheme="majorBidi" w:cstheme="majorBidi"/>
            <w:color w:val="000000" w:themeColor="text1"/>
            <w:sz w:val="24"/>
            <w:szCs w:val="24"/>
          </w:rPr>
          <w:delText>poisonings.</w:delText>
        </w:r>
      </w:del>
      <w:ins w:id="55" w:author="Author">
        <w:r w:rsidR="0067758B" w:rsidRPr="00485A24">
          <w:rPr>
            <w:rFonts w:asciiTheme="majorBidi" w:hAnsiTheme="majorBidi" w:cstheme="majorBidi"/>
            <w:color w:val="000000" w:themeColor="text1"/>
            <w:sz w:val="24"/>
            <w:szCs w:val="24"/>
          </w:rPr>
          <w:t>then</w:t>
        </w:r>
        <w:r w:rsidR="00485A24" w:rsidRPr="00485A24">
          <w:rPr>
            <w:rFonts w:asciiTheme="majorBidi" w:hAnsiTheme="majorBidi" w:cstheme="majorBidi"/>
            <w:color w:val="000000" w:themeColor="text1"/>
            <w:sz w:val="24"/>
            <w:szCs w:val="24"/>
          </w:rPr>
          <w:t xml:space="preserve"> aspirin</w:t>
        </w:r>
        <w:r w:rsidR="00485A24">
          <w:rPr>
            <w:rFonts w:asciiTheme="majorBidi" w:hAnsiTheme="majorBidi" w:cstheme="majorBidi"/>
            <w:color w:val="000000" w:themeColor="text1"/>
            <w:sz w:val="24"/>
            <w:szCs w:val="24"/>
          </w:rPr>
          <w:t xml:space="preserve">. </w:t>
        </w:r>
        <w:r w:rsidR="00485A24" w:rsidRPr="00485A24">
          <w:rPr>
            <w:rFonts w:asciiTheme="majorBidi" w:hAnsiTheme="majorBidi" w:cstheme="majorBidi"/>
            <w:color w:val="000000" w:themeColor="text1"/>
            <w:sz w:val="24"/>
            <w:szCs w:val="24"/>
          </w:rPr>
          <w:t>The highest F1-score was achieved for discriminating sulfonylurea poisoning (92%).</w:t>
        </w:r>
        <w:r w:rsidR="00485A24" w:rsidRPr="00485A24">
          <w:t xml:space="preserve"> </w:t>
        </w:r>
        <w:r w:rsidR="00485A24" w:rsidRPr="00485A24">
          <w:rPr>
            <w:rFonts w:asciiTheme="majorBidi" w:hAnsiTheme="majorBidi" w:cstheme="majorBidi"/>
            <w:color w:val="000000" w:themeColor="text1"/>
            <w:sz w:val="24"/>
            <w:szCs w:val="24"/>
          </w:rPr>
          <w:t xml:space="preserve">The clinical utility </w:t>
        </w:r>
        <w:r w:rsidR="00485A24">
          <w:rPr>
            <w:rFonts w:asciiTheme="majorBidi" w:hAnsiTheme="majorBidi" w:cstheme="majorBidi"/>
            <w:color w:val="000000" w:themeColor="text1"/>
            <w:sz w:val="24"/>
            <w:szCs w:val="24"/>
          </w:rPr>
          <w:t xml:space="preserve">of this models </w:t>
        </w:r>
        <w:r w:rsidR="00485A24" w:rsidRPr="00485A24">
          <w:rPr>
            <w:rFonts w:asciiTheme="majorBidi" w:hAnsiTheme="majorBidi" w:cstheme="majorBidi"/>
            <w:color w:val="000000" w:themeColor="text1"/>
            <w:sz w:val="24"/>
            <w:szCs w:val="24"/>
          </w:rPr>
          <w:t xml:space="preserve">is untested, and with further development, </w:t>
        </w:r>
        <w:r w:rsidR="00485A24">
          <w:rPr>
            <w:rFonts w:asciiTheme="majorBidi" w:hAnsiTheme="majorBidi" w:cstheme="majorBidi"/>
            <w:color w:val="000000" w:themeColor="text1"/>
            <w:sz w:val="24"/>
            <w:szCs w:val="24"/>
          </w:rPr>
          <w:t>it</w:t>
        </w:r>
        <w:r w:rsidR="00485A24" w:rsidRPr="00485A24">
          <w:rPr>
            <w:rFonts w:asciiTheme="majorBidi" w:hAnsiTheme="majorBidi" w:cstheme="majorBidi"/>
            <w:color w:val="000000" w:themeColor="text1"/>
            <w:sz w:val="24"/>
            <w:szCs w:val="24"/>
          </w:rPr>
          <w:t xml:space="preserve"> may become a diagnostic aid for clinicians without a background in toxicology</w:t>
        </w:r>
        <w:r w:rsidR="00485A24">
          <w:rPr>
            <w:rFonts w:asciiTheme="majorBidi" w:hAnsiTheme="majorBidi" w:cstheme="majorBidi"/>
            <w:color w:val="000000" w:themeColor="text1"/>
            <w:sz w:val="24"/>
            <w:szCs w:val="24"/>
          </w:rPr>
          <w:t>.</w:t>
        </w:r>
        <w:r w:rsidR="00485A24" w:rsidRPr="00485A24">
          <w:rPr>
            <w:rFonts w:asciiTheme="majorBidi" w:hAnsiTheme="majorBidi" w:cstheme="majorBidi"/>
            <w:color w:val="000000" w:themeColor="text1"/>
            <w:sz w:val="24"/>
            <w:szCs w:val="24"/>
          </w:rPr>
          <w:t xml:space="preserve"> </w:t>
        </w:r>
      </w:ins>
    </w:p>
    <w:p w14:paraId="671E51CD" w14:textId="77777777" w:rsidR="003E1BCD" w:rsidRPr="00AC2E30" w:rsidRDefault="003E1BCD" w:rsidP="00EC3084">
      <w:pPr>
        <w:pStyle w:val="CommentText"/>
        <w:spacing w:line="480" w:lineRule="auto"/>
        <w:jc w:val="both"/>
        <w:rPr>
          <w:rFonts w:asciiTheme="majorBidi" w:hAnsiTheme="majorBidi" w:cstheme="majorBidi"/>
          <w:color w:val="000000" w:themeColor="text1"/>
          <w:sz w:val="24"/>
          <w:szCs w:val="24"/>
        </w:rPr>
      </w:pPr>
    </w:p>
    <w:p w14:paraId="4F8779C2" w14:textId="168E2B42" w:rsidR="001B62F0" w:rsidRPr="00AC2E30" w:rsidRDefault="00B977A7" w:rsidP="00F15D60">
      <w:pPr>
        <w:spacing w:line="480" w:lineRule="auto"/>
        <w:jc w:val="both"/>
        <w:rPr>
          <w:rFonts w:asciiTheme="majorBidi" w:hAnsiTheme="majorBidi" w:cstheme="majorBidi"/>
          <w:b/>
          <w:bCs/>
          <w:color w:val="000000" w:themeColor="text1"/>
        </w:rPr>
      </w:pPr>
      <w:r w:rsidRPr="00AC2E30">
        <w:rPr>
          <w:rFonts w:asciiTheme="majorBidi" w:hAnsiTheme="majorBidi" w:cstheme="majorBidi"/>
          <w:b/>
          <w:bCs/>
          <w:color w:val="000000" w:themeColor="text1"/>
        </w:rPr>
        <w:t>Disclaimers</w:t>
      </w:r>
    </w:p>
    <w:p w14:paraId="1B56E643" w14:textId="3CC4A753" w:rsidR="00B977A7" w:rsidRPr="00AC2E30" w:rsidRDefault="00B977A7" w:rsidP="00032B47">
      <w:pPr>
        <w:spacing w:line="480" w:lineRule="auto"/>
        <w:ind w:firstLine="720"/>
        <w:jc w:val="both"/>
        <w:rPr>
          <w:rFonts w:asciiTheme="majorBidi" w:hAnsiTheme="majorBidi" w:cstheme="majorBidi"/>
          <w:color w:val="000000" w:themeColor="text1"/>
        </w:rPr>
      </w:pPr>
      <w:r w:rsidRPr="00AC2E30">
        <w:rPr>
          <w:rFonts w:asciiTheme="majorBidi" w:hAnsiTheme="majorBidi" w:cstheme="majorBidi"/>
          <w:color w:val="000000" w:themeColor="text1"/>
        </w:rPr>
        <w:t>The American Association of Poison Control Center</w:t>
      </w:r>
      <w:r w:rsidR="005A72C1"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(AAPC</w:t>
      </w:r>
      <w:r w:rsidR="005A72C1" w:rsidRPr="00AC2E30">
        <w:rPr>
          <w:rFonts w:asciiTheme="majorBidi" w:hAnsiTheme="majorBidi" w:cstheme="majorBidi"/>
          <w:color w:val="000000" w:themeColor="text1"/>
        </w:rPr>
        <w:t>C; http://www.aapcc.org</w:t>
      </w:r>
      <w:r w:rsidRPr="00AC2E30">
        <w:rPr>
          <w:rFonts w:asciiTheme="majorBidi" w:hAnsiTheme="majorBidi" w:cstheme="majorBidi"/>
          <w:color w:val="000000" w:themeColor="text1"/>
        </w:rPr>
        <w:t xml:space="preserve">) maintains the </w:t>
      </w:r>
      <w:r w:rsidR="005A72C1" w:rsidRPr="00AC2E30">
        <w:rPr>
          <w:rFonts w:asciiTheme="majorBidi" w:hAnsiTheme="majorBidi" w:cstheme="majorBidi"/>
          <w:color w:val="000000" w:themeColor="text1"/>
        </w:rPr>
        <w:t xml:space="preserve">national database of information logged by the country’s poison centers (PCs). Case records in this database are from self-reported calls: they reflect only information provided </w:t>
      </w:r>
      <w:r w:rsidR="005A72C1" w:rsidRPr="00AC2E30">
        <w:rPr>
          <w:rFonts w:asciiTheme="majorBidi" w:hAnsiTheme="majorBidi" w:cstheme="majorBidi"/>
          <w:color w:val="000000" w:themeColor="text1"/>
        </w:rPr>
        <w:lastRenderedPageBreak/>
        <w:t>when the public or healthcare professionals report an actual or potential exposure to a substance (e.g., ingestion, inhalation, topical exposure, etc.) or request information</w:t>
      </w:r>
      <w:r w:rsidR="001837CB" w:rsidRPr="00AC2E30">
        <w:rPr>
          <w:rFonts w:asciiTheme="majorBidi" w:hAnsiTheme="majorBidi" w:cstheme="majorBidi"/>
          <w:color w:val="000000" w:themeColor="text1"/>
        </w:rPr>
        <w:t>/</w:t>
      </w:r>
      <w:r w:rsidR="005A72C1" w:rsidRPr="00AC2E30">
        <w:rPr>
          <w:rFonts w:asciiTheme="majorBidi" w:hAnsiTheme="majorBidi" w:cstheme="majorBidi"/>
          <w:color w:val="000000" w:themeColor="text1"/>
        </w:rPr>
        <w:t>educational materials. Exposures do not necessarily represent a poisoning or overdose. The AAPCC is not able to co</w:t>
      </w:r>
      <w:r w:rsidR="005A72C1" w:rsidRPr="00AC2E30">
        <w:rPr>
          <w:rFonts w:asciiTheme="majorBidi" w:hAnsiTheme="majorBidi" w:cstheme="majorBidi"/>
          <w:color w:val="000000" w:themeColor="text1"/>
        </w:rPr>
        <w:t>m</w:t>
      </w:r>
      <w:r w:rsidR="005A72C1" w:rsidRPr="00AC2E30">
        <w:rPr>
          <w:rFonts w:asciiTheme="majorBidi" w:hAnsiTheme="majorBidi" w:cstheme="majorBidi"/>
          <w:color w:val="000000" w:themeColor="text1"/>
        </w:rPr>
        <w:t>pletely verify the accuracy of every report made to member centers. Additional exposures may go unreported to PCs and data referenced from the AAPCC should not be construed to represent the complete incidence of national exposures to any substance(s).</w:t>
      </w:r>
    </w:p>
    <w:p w14:paraId="6DBFBF9A" w14:textId="3D3A771C" w:rsidR="00FF53D7" w:rsidRDefault="00FF53D7" w:rsidP="00032B47">
      <w:pPr>
        <w:spacing w:line="480" w:lineRule="auto"/>
        <w:jc w:val="both"/>
        <w:rPr>
          <w:ins w:id="56" w:author="Author"/>
          <w:rFonts w:asciiTheme="majorBidi" w:hAnsiTheme="majorBidi" w:cstheme="majorBidi"/>
          <w:b/>
          <w:bCs/>
          <w:color w:val="1D2228"/>
        </w:rPr>
      </w:pPr>
      <w:ins w:id="57" w:author="Author">
        <w:r w:rsidRPr="00FF53D7">
          <w:rPr>
            <w:rFonts w:asciiTheme="majorBidi" w:hAnsiTheme="majorBidi" w:cstheme="majorBidi"/>
            <w:b/>
            <w:bCs/>
            <w:color w:val="1D2228"/>
          </w:rPr>
          <w:t>Declarations:</w:t>
        </w:r>
      </w:ins>
    </w:p>
    <w:p w14:paraId="7A6CE9D9" w14:textId="3B13EB04" w:rsidR="00FF53D7" w:rsidRDefault="00FF53D7" w:rsidP="00032B47">
      <w:pPr>
        <w:spacing w:line="480" w:lineRule="auto"/>
        <w:jc w:val="both"/>
        <w:rPr>
          <w:ins w:id="58" w:author="Author"/>
          <w:rFonts w:asciiTheme="majorBidi" w:hAnsiTheme="majorBidi" w:cstheme="majorBidi"/>
          <w:b/>
          <w:bCs/>
          <w:color w:val="000000" w:themeColor="text1"/>
        </w:rPr>
      </w:pPr>
      <w:ins w:id="59" w:author="Author">
        <w:r w:rsidRPr="00FF53D7">
          <w:rPr>
            <w:rFonts w:asciiTheme="majorBidi" w:hAnsiTheme="majorBidi" w:cstheme="majorBidi"/>
            <w:b/>
            <w:bCs/>
            <w:color w:val="000000" w:themeColor="text1"/>
          </w:rPr>
          <w:t>Declaration of Interest</w:t>
        </w:r>
        <w:r>
          <w:rPr>
            <w:rFonts w:asciiTheme="majorBidi" w:hAnsiTheme="majorBidi" w:cstheme="majorBidi"/>
            <w:b/>
            <w:bCs/>
            <w:color w:val="000000" w:themeColor="text1"/>
          </w:rPr>
          <w:t>:</w:t>
        </w:r>
      </w:ins>
    </w:p>
    <w:p w14:paraId="59E4FB0E" w14:textId="77777777" w:rsidR="00810309" w:rsidRDefault="00810309" w:rsidP="00FF53D7">
      <w:pPr>
        <w:spacing w:line="480" w:lineRule="auto"/>
        <w:jc w:val="both"/>
        <w:rPr>
          <w:ins w:id="60" w:author="Author"/>
          <w:rFonts w:asciiTheme="majorBidi" w:hAnsiTheme="majorBidi" w:cstheme="majorBidi"/>
          <w:color w:val="000000" w:themeColor="text1"/>
        </w:rPr>
      </w:pPr>
      <w:ins w:id="61" w:author="Author">
        <w:r w:rsidRPr="00810309">
          <w:rPr>
            <w:rFonts w:asciiTheme="majorBidi" w:hAnsiTheme="majorBidi" w:cstheme="majorBidi"/>
            <w:color w:val="000000" w:themeColor="text1"/>
          </w:rPr>
          <w:t>The authors have no relevant affiliations or financial involvement with any organization or entity with a financial interest in or financial conflict with the subject matter or materials discussed in the manuscript. This includes employment, consultancies, honoraria, stock ownership or options, expert testimony, grants or patents received or pending, or royalties.</w:t>
        </w:r>
      </w:ins>
    </w:p>
    <w:p w14:paraId="3E236D8F" w14:textId="34ADC7D0" w:rsidR="00FF53D7" w:rsidRPr="00AC2E30" w:rsidRDefault="00FF53D7" w:rsidP="00FF53D7">
      <w:pPr>
        <w:spacing w:line="480" w:lineRule="auto"/>
        <w:jc w:val="both"/>
        <w:rPr>
          <w:rFonts w:asciiTheme="majorBidi" w:hAnsiTheme="majorBidi" w:cstheme="majorBidi"/>
          <w:color w:val="000000" w:themeColor="text1"/>
        </w:rPr>
      </w:pPr>
      <w:moveToRangeStart w:id="62" w:author="Author" w:name="move124074086"/>
      <w:moveTo w:id="63" w:author="Author">
        <w:r w:rsidRPr="00AC2E30">
          <w:rPr>
            <w:rFonts w:asciiTheme="majorBidi" w:hAnsiTheme="majorBidi" w:cstheme="majorBidi"/>
            <w:b/>
            <w:bCs/>
            <w:color w:val="000000" w:themeColor="text1"/>
          </w:rPr>
          <w:t>Funding</w:t>
        </w:r>
      </w:moveTo>
    </w:p>
    <w:moveToRangeEnd w:id="62"/>
    <w:p w14:paraId="068F1B38" w14:textId="260950B4" w:rsidR="00FF53D7" w:rsidRPr="00FF53D7" w:rsidRDefault="00FF53D7" w:rsidP="00032B47">
      <w:pPr>
        <w:spacing w:line="480" w:lineRule="auto"/>
        <w:jc w:val="both"/>
        <w:rPr>
          <w:ins w:id="64" w:author="Author"/>
          <w:rFonts w:asciiTheme="majorBidi" w:hAnsiTheme="majorBidi" w:cstheme="majorBidi"/>
          <w:b/>
          <w:bCs/>
          <w:color w:val="000000" w:themeColor="text1"/>
        </w:rPr>
      </w:pPr>
      <w:ins w:id="65" w:author="Author">
        <w:r w:rsidRPr="00FF53D7">
          <w:rPr>
            <w:rFonts w:asciiTheme="majorBidi" w:hAnsiTheme="majorBidi" w:cstheme="majorBidi"/>
            <w:color w:val="000000" w:themeColor="text1"/>
          </w:rPr>
          <w:t>This paper was not funded.</w:t>
        </w:r>
        <w:r w:rsidRPr="00FF53D7" w:rsidDel="00FF53D7">
          <w:rPr>
            <w:rFonts w:asciiTheme="majorBidi" w:hAnsiTheme="majorBidi" w:cstheme="majorBidi"/>
            <w:color w:val="000000" w:themeColor="text1"/>
          </w:rPr>
          <w:t xml:space="preserve"> </w:t>
        </w:r>
      </w:ins>
    </w:p>
    <w:p w14:paraId="6FCC698F" w14:textId="4FAE4A8E" w:rsidR="00754BDF" w:rsidRPr="00AC2E30" w:rsidRDefault="001B62F0" w:rsidP="00032B47">
      <w:pPr>
        <w:spacing w:line="480" w:lineRule="auto"/>
        <w:jc w:val="both"/>
        <w:rPr>
          <w:rFonts w:asciiTheme="majorBidi" w:hAnsiTheme="majorBidi" w:cstheme="majorBidi"/>
          <w:b/>
          <w:bCs/>
          <w:color w:val="000000" w:themeColor="text1"/>
        </w:rPr>
      </w:pPr>
      <w:r w:rsidRPr="00AC2E30">
        <w:rPr>
          <w:rFonts w:asciiTheme="majorBidi" w:hAnsiTheme="majorBidi" w:cstheme="majorBidi"/>
          <w:b/>
          <w:bCs/>
          <w:color w:val="000000" w:themeColor="text1"/>
        </w:rPr>
        <w:t>Acknowledgments</w:t>
      </w:r>
    </w:p>
    <w:p w14:paraId="0FFA8F42" w14:textId="5F1B3A28" w:rsidR="00467024" w:rsidRPr="00AC2E30" w:rsidRDefault="001B62F0" w:rsidP="00032B47">
      <w:pPr>
        <w:spacing w:line="48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The author</w:t>
      </w:r>
      <w:r w:rsidR="00723987"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would like to thank </w:t>
      </w:r>
      <w:r w:rsidR="001837CB" w:rsidRPr="00AC2E30">
        <w:rPr>
          <w:rFonts w:asciiTheme="majorBidi" w:hAnsiTheme="majorBidi" w:cstheme="majorBidi"/>
          <w:color w:val="000000" w:themeColor="text1"/>
        </w:rPr>
        <w:t xml:space="preserve">the </w:t>
      </w:r>
      <w:r w:rsidRPr="00AC2E30">
        <w:rPr>
          <w:rFonts w:asciiTheme="majorBidi" w:hAnsiTheme="majorBidi" w:cstheme="majorBidi"/>
          <w:color w:val="000000" w:themeColor="text1"/>
        </w:rPr>
        <w:t>American Association of Poison Control Center</w:t>
      </w:r>
      <w:r w:rsidR="00C30F45"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 National Poison Data system for providing data for this study.</w:t>
      </w:r>
    </w:p>
    <w:p w14:paraId="151BA6BB" w14:textId="77777777" w:rsidR="00FF53D7" w:rsidRPr="00AC2E30" w:rsidRDefault="00FF53D7" w:rsidP="00FF53D7">
      <w:pPr>
        <w:spacing w:line="480" w:lineRule="auto"/>
        <w:jc w:val="both"/>
        <w:rPr>
          <w:rFonts w:asciiTheme="majorBidi" w:hAnsiTheme="majorBidi" w:cstheme="majorBidi"/>
          <w:color w:val="000000" w:themeColor="text1"/>
        </w:rPr>
      </w:pPr>
      <w:moveFromRangeStart w:id="66" w:author="Author" w:name="move124074086"/>
      <w:moveFrom w:id="67" w:author="Author">
        <w:r w:rsidRPr="00AC2E30">
          <w:rPr>
            <w:rFonts w:asciiTheme="majorBidi" w:hAnsiTheme="majorBidi" w:cstheme="majorBidi"/>
            <w:b/>
            <w:bCs/>
            <w:color w:val="000000" w:themeColor="text1"/>
          </w:rPr>
          <w:t>Funding</w:t>
        </w:r>
      </w:moveFrom>
    </w:p>
    <w:moveFromRangeEnd w:id="66"/>
    <w:p w14:paraId="60D8072F" w14:textId="77777777" w:rsidR="00B977A7" w:rsidRPr="00AC2E30" w:rsidRDefault="00B977A7" w:rsidP="00032B47">
      <w:pPr>
        <w:spacing w:line="480" w:lineRule="auto"/>
        <w:jc w:val="both"/>
        <w:rPr>
          <w:del w:id="68" w:author="Author"/>
          <w:rFonts w:asciiTheme="majorBidi" w:hAnsiTheme="majorBidi" w:cstheme="majorBidi"/>
          <w:color w:val="000000" w:themeColor="text1"/>
        </w:rPr>
      </w:pPr>
      <w:del w:id="69" w:author="Author">
        <w:r w:rsidRPr="00AC2E30">
          <w:rPr>
            <w:rFonts w:asciiTheme="majorBidi" w:hAnsiTheme="majorBidi" w:cstheme="majorBidi"/>
            <w:color w:val="000000" w:themeColor="text1"/>
          </w:rPr>
          <w:delText>None</w:delText>
        </w:r>
      </w:del>
    </w:p>
    <w:p w14:paraId="48F3B2B5" w14:textId="32930AD1" w:rsidR="00B977A7" w:rsidRPr="00AC2E30" w:rsidRDefault="00B977A7" w:rsidP="00032B47">
      <w:pPr>
        <w:autoSpaceDE w:val="0"/>
        <w:autoSpaceDN w:val="0"/>
        <w:adjustRightInd w:val="0"/>
        <w:spacing w:line="480" w:lineRule="auto"/>
        <w:jc w:val="both"/>
        <w:rPr>
          <w:rFonts w:asciiTheme="majorBidi" w:hAnsiTheme="majorBidi" w:cstheme="majorBidi"/>
          <w:b/>
          <w:bCs/>
        </w:rPr>
      </w:pPr>
      <w:r w:rsidRPr="00AC2E30">
        <w:rPr>
          <w:rFonts w:asciiTheme="majorBidi" w:hAnsiTheme="majorBidi" w:cstheme="majorBidi"/>
          <w:b/>
          <w:bCs/>
        </w:rPr>
        <w:t xml:space="preserve">Author </w:t>
      </w:r>
      <w:r w:rsidR="0094300C" w:rsidRPr="00AC2E30">
        <w:rPr>
          <w:rFonts w:asciiTheme="majorBidi" w:hAnsiTheme="majorBidi" w:cstheme="majorBidi"/>
          <w:b/>
          <w:bCs/>
        </w:rPr>
        <w:t>C</w:t>
      </w:r>
      <w:r w:rsidRPr="00AC2E30">
        <w:rPr>
          <w:rFonts w:asciiTheme="majorBidi" w:hAnsiTheme="majorBidi" w:cstheme="majorBidi"/>
          <w:b/>
          <w:bCs/>
        </w:rPr>
        <w:t>ontributions</w:t>
      </w:r>
    </w:p>
    <w:p w14:paraId="224D51EE" w14:textId="46530E10" w:rsidR="00B977A7" w:rsidRPr="00AC2E30" w:rsidRDefault="00B977A7" w:rsidP="00032B47">
      <w:pPr>
        <w:autoSpaceDE w:val="0"/>
        <w:autoSpaceDN w:val="0"/>
        <w:adjustRightInd w:val="0"/>
        <w:spacing w:line="480" w:lineRule="auto"/>
        <w:jc w:val="both"/>
        <w:rPr>
          <w:rFonts w:asciiTheme="majorBidi" w:hAnsiTheme="majorBidi" w:cstheme="majorBidi"/>
        </w:rPr>
      </w:pPr>
      <w:r w:rsidRPr="00AC2E30">
        <w:rPr>
          <w:rFonts w:asciiTheme="majorBidi" w:hAnsiTheme="majorBidi" w:cstheme="majorBidi"/>
        </w:rPr>
        <w:t xml:space="preserve">OM and CH designed the study. OM, CH, HD, AA, AB, JS, SN, </w:t>
      </w:r>
      <w:r w:rsidR="004C1940" w:rsidRPr="00AC2E30">
        <w:rPr>
          <w:rFonts w:asciiTheme="majorBidi" w:hAnsiTheme="majorBidi" w:cstheme="majorBidi"/>
        </w:rPr>
        <w:t>MSN,</w:t>
      </w:r>
      <w:r w:rsidRPr="00AC2E30">
        <w:rPr>
          <w:rFonts w:asciiTheme="majorBidi" w:hAnsiTheme="majorBidi" w:cstheme="majorBidi"/>
        </w:rPr>
        <w:t>FG contributed to writing the draft and revising the manuscript. All authors approved the final version of the manuscript.</w:t>
      </w:r>
    </w:p>
    <w:p w14:paraId="5A987934" w14:textId="77777777" w:rsidR="00B977A7" w:rsidRPr="00AC2E30" w:rsidRDefault="00B977A7" w:rsidP="00032B47">
      <w:pPr>
        <w:autoSpaceDE w:val="0"/>
        <w:autoSpaceDN w:val="0"/>
        <w:adjustRightInd w:val="0"/>
        <w:spacing w:line="480" w:lineRule="auto"/>
        <w:jc w:val="both"/>
        <w:rPr>
          <w:del w:id="70" w:author="Author"/>
          <w:rFonts w:asciiTheme="majorBidi" w:hAnsiTheme="majorBidi" w:cstheme="majorBidi"/>
          <w:b/>
          <w:bCs/>
        </w:rPr>
      </w:pPr>
      <w:del w:id="71" w:author="Author">
        <w:r w:rsidRPr="00AC2E30">
          <w:rPr>
            <w:rFonts w:asciiTheme="majorBidi" w:hAnsiTheme="majorBidi" w:cstheme="majorBidi"/>
            <w:b/>
            <w:bCs/>
          </w:rPr>
          <w:delText xml:space="preserve">Competing of </w:delText>
        </w:r>
        <w:r w:rsidR="001837CB" w:rsidRPr="00AC2E30">
          <w:rPr>
            <w:rFonts w:asciiTheme="majorBidi" w:hAnsiTheme="majorBidi" w:cstheme="majorBidi"/>
            <w:b/>
            <w:bCs/>
          </w:rPr>
          <w:delText>I</w:delText>
        </w:r>
        <w:r w:rsidRPr="00AC2E30">
          <w:rPr>
            <w:rFonts w:asciiTheme="majorBidi" w:hAnsiTheme="majorBidi" w:cstheme="majorBidi"/>
            <w:b/>
            <w:bCs/>
          </w:rPr>
          <w:delText>nterest</w:delText>
        </w:r>
        <w:r w:rsidR="00FE5276" w:rsidRPr="00AC2E30">
          <w:rPr>
            <w:rFonts w:asciiTheme="majorBidi" w:hAnsiTheme="majorBidi" w:cstheme="majorBidi"/>
            <w:b/>
            <w:bCs/>
          </w:rPr>
          <w:delText>s</w:delText>
        </w:r>
      </w:del>
    </w:p>
    <w:p w14:paraId="266EA5A5" w14:textId="77777777" w:rsidR="00B977A7" w:rsidRPr="00AC2E30" w:rsidRDefault="00B977A7" w:rsidP="00032B47">
      <w:pPr>
        <w:autoSpaceDE w:val="0"/>
        <w:autoSpaceDN w:val="0"/>
        <w:adjustRightInd w:val="0"/>
        <w:spacing w:line="480" w:lineRule="auto"/>
        <w:jc w:val="both"/>
        <w:rPr>
          <w:del w:id="72" w:author="Author"/>
          <w:rFonts w:asciiTheme="majorBidi" w:hAnsiTheme="majorBidi" w:cstheme="majorBidi"/>
          <w:b/>
          <w:bCs/>
        </w:rPr>
      </w:pPr>
      <w:del w:id="73" w:author="Author">
        <w:r w:rsidRPr="00AC2E30">
          <w:rPr>
            <w:rFonts w:asciiTheme="majorBidi" w:hAnsiTheme="majorBidi" w:cstheme="majorBidi"/>
            <w:color w:val="222222"/>
            <w:shd w:val="clear" w:color="auto" w:fill="FFFFFF"/>
          </w:rPr>
          <w:lastRenderedPageBreak/>
          <w:delText>The authors declare no competing interests.</w:delText>
        </w:r>
      </w:del>
    </w:p>
    <w:p w14:paraId="717BB3CB" w14:textId="11E0076B" w:rsidR="00B977A7" w:rsidRPr="00AC2E30" w:rsidRDefault="00B977A7" w:rsidP="00032B47">
      <w:pPr>
        <w:autoSpaceDE w:val="0"/>
        <w:autoSpaceDN w:val="0"/>
        <w:adjustRightInd w:val="0"/>
        <w:spacing w:line="480" w:lineRule="auto"/>
        <w:jc w:val="both"/>
        <w:rPr>
          <w:rFonts w:asciiTheme="majorBidi" w:hAnsiTheme="majorBidi" w:cstheme="majorBidi"/>
          <w:b/>
          <w:bCs/>
        </w:rPr>
      </w:pPr>
      <w:r w:rsidRPr="00AC2E30">
        <w:rPr>
          <w:rFonts w:asciiTheme="majorBidi" w:hAnsiTheme="majorBidi" w:cstheme="majorBidi"/>
          <w:b/>
          <w:bCs/>
        </w:rPr>
        <w:t xml:space="preserve">Data </w:t>
      </w:r>
      <w:r w:rsidR="001837CB" w:rsidRPr="00AC2E30">
        <w:rPr>
          <w:rFonts w:asciiTheme="majorBidi" w:hAnsiTheme="majorBidi" w:cstheme="majorBidi"/>
          <w:b/>
          <w:bCs/>
        </w:rPr>
        <w:t>A</w:t>
      </w:r>
      <w:r w:rsidRPr="00AC2E30">
        <w:rPr>
          <w:rFonts w:asciiTheme="majorBidi" w:hAnsiTheme="majorBidi" w:cstheme="majorBidi"/>
          <w:b/>
          <w:bCs/>
        </w:rPr>
        <w:t>vailability</w:t>
      </w:r>
    </w:p>
    <w:p w14:paraId="3428BAA8" w14:textId="2FC2391A" w:rsidR="002F449F" w:rsidRPr="00AC2E30" w:rsidRDefault="00B977A7" w:rsidP="00AC2E30">
      <w:pPr>
        <w:spacing w:line="480" w:lineRule="auto"/>
        <w:jc w:val="both"/>
        <w:rPr>
          <w:rFonts w:asciiTheme="majorBidi" w:hAnsiTheme="majorBidi" w:cstheme="majorBidi"/>
        </w:rPr>
      </w:pPr>
      <w:r w:rsidRPr="00AC2E30">
        <w:rPr>
          <w:rFonts w:asciiTheme="majorBidi" w:hAnsiTheme="majorBidi" w:cstheme="majorBidi"/>
        </w:rPr>
        <w:t xml:space="preserve">The datasets which were analyzed during this study are available from the corresponding author upon any reasonable request with permission of </w:t>
      </w:r>
      <w:r w:rsidR="001837CB" w:rsidRPr="00AC2E30">
        <w:rPr>
          <w:rFonts w:asciiTheme="majorBidi" w:hAnsiTheme="majorBidi" w:cstheme="majorBidi"/>
        </w:rPr>
        <w:t xml:space="preserve">the </w:t>
      </w:r>
      <w:r w:rsidRPr="00AC2E30">
        <w:rPr>
          <w:rFonts w:asciiTheme="majorBidi" w:hAnsiTheme="majorBidi" w:cstheme="majorBidi"/>
        </w:rPr>
        <w:t>National Poison Data System (NPDS) a</w:t>
      </w:r>
      <w:r w:rsidRPr="00AC2E30">
        <w:rPr>
          <w:rFonts w:asciiTheme="majorBidi" w:hAnsiTheme="majorBidi" w:cstheme="majorBidi"/>
        </w:rPr>
        <w:t>d</w:t>
      </w:r>
      <w:r w:rsidRPr="00AC2E30">
        <w:rPr>
          <w:rFonts w:asciiTheme="majorBidi" w:hAnsiTheme="majorBidi" w:cstheme="majorBidi"/>
        </w:rPr>
        <w:t>ministrator.</w:t>
      </w:r>
    </w:p>
    <w:p w14:paraId="1F6F4D01" w14:textId="77777777" w:rsidR="006854E7" w:rsidRDefault="006854E7" w:rsidP="006854E7">
      <w:pPr>
        <w:spacing w:line="480" w:lineRule="auto"/>
        <w:ind w:left="720" w:hanging="720"/>
        <w:jc w:val="both"/>
        <w:rPr>
          <w:rFonts w:asciiTheme="majorBidi" w:hAnsiTheme="majorBidi" w:cstheme="majorBidi"/>
          <w:b/>
          <w:bCs/>
          <w:color w:val="000000" w:themeColor="text1"/>
        </w:rPr>
      </w:pPr>
    </w:p>
    <w:p w14:paraId="665213DF" w14:textId="1EF0BFED" w:rsidR="00D82788" w:rsidRPr="00ED3441" w:rsidRDefault="005A72C1" w:rsidP="006854E7">
      <w:pPr>
        <w:spacing w:line="480" w:lineRule="auto"/>
        <w:ind w:left="720" w:hanging="720"/>
        <w:jc w:val="both"/>
        <w:rPr>
          <w:rFonts w:asciiTheme="majorBidi" w:hAnsiTheme="majorBidi" w:cstheme="majorBidi"/>
          <w:color w:val="000000" w:themeColor="text1"/>
        </w:rPr>
      </w:pPr>
      <w:commentRangeStart w:id="74"/>
      <w:r w:rsidRPr="00ED3441">
        <w:rPr>
          <w:rFonts w:asciiTheme="majorBidi" w:hAnsiTheme="majorBidi" w:cstheme="majorBidi"/>
          <w:b/>
          <w:bCs/>
          <w:color w:val="000000" w:themeColor="text1"/>
        </w:rPr>
        <w:t>References</w:t>
      </w:r>
      <w:commentRangeEnd w:id="74"/>
      <w:r w:rsidR="00CE445D" w:rsidRPr="00ED3441">
        <w:rPr>
          <w:rStyle w:val="CommentReference"/>
          <w:rFonts w:asciiTheme="majorBidi" w:hAnsiTheme="majorBidi" w:cstheme="majorBidi"/>
          <w:sz w:val="24"/>
          <w:szCs w:val="24"/>
        </w:rPr>
        <w:commentReference w:id="74"/>
      </w:r>
    </w:p>
    <w:p w14:paraId="75D12D59" w14:textId="77777777" w:rsidR="00D82788" w:rsidRPr="00ED3441" w:rsidRDefault="00D82788" w:rsidP="006854E7">
      <w:pPr>
        <w:pStyle w:val="EndNoteBibliography"/>
        <w:ind w:left="720" w:hanging="720"/>
        <w:rPr>
          <w:rFonts w:asciiTheme="majorBidi" w:hAnsiTheme="majorBidi" w:cstheme="majorBidi"/>
          <w:b/>
          <w:bCs/>
          <w:color w:val="000000" w:themeColor="text1"/>
          <w:sz w:val="24"/>
        </w:rPr>
      </w:pPr>
    </w:p>
    <w:p w14:paraId="56AC1944" w14:textId="7DD5780A" w:rsidR="00385798" w:rsidRPr="00ED3441" w:rsidRDefault="00A470ED" w:rsidP="00385798">
      <w:pPr>
        <w:pStyle w:val="EndNoteBibliography"/>
        <w:ind w:left="720" w:hanging="720"/>
        <w:rPr>
          <w:rFonts w:asciiTheme="majorBidi" w:hAnsiTheme="majorBidi" w:cstheme="majorBidi"/>
          <w:noProof/>
          <w:sz w:val="24"/>
        </w:rPr>
      </w:pPr>
      <w:r w:rsidRPr="00ED3441">
        <w:rPr>
          <w:rFonts w:asciiTheme="majorBidi" w:hAnsiTheme="majorBidi" w:cstheme="majorBidi"/>
          <w:b/>
          <w:bCs/>
          <w:color w:val="000000" w:themeColor="text1"/>
          <w:sz w:val="24"/>
        </w:rPr>
        <w:fldChar w:fldCharType="begin"/>
      </w:r>
      <w:r w:rsidRPr="00ED3441">
        <w:rPr>
          <w:rFonts w:asciiTheme="majorBidi" w:hAnsiTheme="majorBidi" w:cstheme="majorBidi"/>
          <w:b/>
          <w:bCs/>
          <w:color w:val="000000" w:themeColor="text1"/>
          <w:sz w:val="24"/>
        </w:rPr>
        <w:instrText xml:space="preserve"> ADDIN EN.REFLIST </w:instrText>
      </w:r>
      <w:r w:rsidRPr="00ED3441">
        <w:rPr>
          <w:rFonts w:asciiTheme="majorBidi" w:hAnsiTheme="majorBidi" w:cstheme="majorBidi"/>
          <w:b/>
          <w:bCs/>
          <w:color w:val="000000" w:themeColor="text1"/>
          <w:sz w:val="24"/>
        </w:rPr>
        <w:fldChar w:fldCharType="separate"/>
      </w:r>
      <w:bookmarkStart w:id="75" w:name="_ENREF_1"/>
      <w:r w:rsidR="00385798" w:rsidRPr="00ED3441">
        <w:rPr>
          <w:rFonts w:asciiTheme="majorBidi" w:hAnsiTheme="majorBidi" w:cstheme="majorBidi"/>
          <w:noProof/>
          <w:sz w:val="24"/>
        </w:rPr>
        <w:t>1.</w:t>
      </w:r>
      <w:r w:rsidR="00385798" w:rsidRPr="00ED3441">
        <w:rPr>
          <w:rFonts w:asciiTheme="majorBidi" w:hAnsiTheme="majorBidi" w:cstheme="majorBidi"/>
          <w:noProof/>
          <w:sz w:val="24"/>
        </w:rPr>
        <w:tab/>
        <w:t xml:space="preserve">Gummin DD, Mowry JB, Beuhler MC, et al. 2019 Annual Report of the American Association of Poison Control Centers’ National Poison Data System (NPDS): 37th Annual Report. </w:t>
      </w:r>
      <w:del w:id="76" w:author="Author">
        <w:r w:rsidR="00D55946" w:rsidRPr="00B4337C">
          <w:rPr>
            <w:rFonts w:asciiTheme="majorBidi" w:hAnsiTheme="majorBidi" w:cstheme="majorBidi"/>
            <w:noProof/>
            <w:sz w:val="24"/>
          </w:rPr>
          <w:delText>Clinical Toxicology.</w:delText>
        </w:r>
      </w:del>
      <w:ins w:id="77" w:author="Author">
        <w:r w:rsidR="00385798" w:rsidRPr="00ED3441">
          <w:rPr>
            <w:rFonts w:asciiTheme="majorBidi" w:hAnsiTheme="majorBidi" w:cstheme="majorBidi"/>
            <w:noProof/>
            <w:sz w:val="24"/>
          </w:rPr>
          <w:t>Clin Tox.</w:t>
        </w:r>
      </w:ins>
      <w:r w:rsidR="00385798" w:rsidRPr="00ED3441">
        <w:rPr>
          <w:rFonts w:asciiTheme="majorBidi" w:hAnsiTheme="majorBidi" w:cstheme="majorBidi"/>
          <w:noProof/>
          <w:sz w:val="24"/>
        </w:rPr>
        <w:t xml:space="preserve"> 2020;58(12):1360-1541.</w:t>
      </w:r>
      <w:bookmarkEnd w:id="75"/>
    </w:p>
    <w:p w14:paraId="4C584E31" w14:textId="03F7247F" w:rsidR="00385798" w:rsidRPr="00ED3441" w:rsidRDefault="00385798" w:rsidP="00385798">
      <w:pPr>
        <w:pStyle w:val="EndNoteBibliography"/>
        <w:ind w:left="720" w:hanging="720"/>
        <w:rPr>
          <w:rFonts w:asciiTheme="majorBidi" w:hAnsiTheme="majorBidi" w:cstheme="majorBidi"/>
          <w:noProof/>
          <w:sz w:val="24"/>
        </w:rPr>
      </w:pPr>
      <w:bookmarkStart w:id="78" w:name="_ENREF_2"/>
      <w:r w:rsidRPr="00ED3441">
        <w:rPr>
          <w:rFonts w:asciiTheme="majorBidi" w:hAnsiTheme="majorBidi" w:cstheme="majorBidi"/>
          <w:noProof/>
          <w:sz w:val="24"/>
        </w:rPr>
        <w:t>2.</w:t>
      </w:r>
      <w:r w:rsidRPr="00ED3441">
        <w:rPr>
          <w:rFonts w:asciiTheme="majorBidi" w:hAnsiTheme="majorBidi" w:cstheme="majorBidi"/>
          <w:noProof/>
          <w:sz w:val="24"/>
        </w:rPr>
        <w:tab/>
        <w:t xml:space="preserve">Erickson TB, Thompson TM, Lu JJ. The approach to the patient with an unknown overdose. </w:t>
      </w:r>
      <w:del w:id="79" w:author="Author">
        <w:r w:rsidR="00D55946" w:rsidRPr="00B4337C">
          <w:rPr>
            <w:rFonts w:asciiTheme="majorBidi" w:hAnsiTheme="majorBidi" w:cstheme="majorBidi"/>
            <w:noProof/>
            <w:sz w:val="24"/>
          </w:rPr>
          <w:delText>Emergency medicine clinics of</w:delText>
        </w:r>
      </w:del>
      <w:ins w:id="80" w:author="Author">
        <w:r w:rsidRPr="00ED3441">
          <w:rPr>
            <w:rFonts w:asciiTheme="majorBidi" w:hAnsiTheme="majorBidi" w:cstheme="majorBidi"/>
            <w:noProof/>
            <w:sz w:val="24"/>
          </w:rPr>
          <w:t>Emerg Med Clin</w:t>
        </w:r>
      </w:ins>
      <w:r w:rsidRPr="00ED3441">
        <w:rPr>
          <w:rFonts w:asciiTheme="majorBidi" w:hAnsiTheme="majorBidi" w:cstheme="majorBidi"/>
          <w:noProof/>
          <w:sz w:val="24"/>
        </w:rPr>
        <w:t xml:space="preserve"> North </w:t>
      </w:r>
      <w:del w:id="81" w:author="Author">
        <w:r w:rsidR="00D55946" w:rsidRPr="00B4337C">
          <w:rPr>
            <w:rFonts w:asciiTheme="majorBidi" w:hAnsiTheme="majorBidi" w:cstheme="majorBidi"/>
            <w:noProof/>
            <w:sz w:val="24"/>
          </w:rPr>
          <w:delText>America</w:delText>
        </w:r>
      </w:del>
      <w:ins w:id="82" w:author="Author">
        <w:r w:rsidRPr="00ED3441">
          <w:rPr>
            <w:rFonts w:asciiTheme="majorBidi" w:hAnsiTheme="majorBidi" w:cstheme="majorBidi"/>
            <w:noProof/>
            <w:sz w:val="24"/>
          </w:rPr>
          <w:t>Am</w:t>
        </w:r>
      </w:ins>
      <w:r w:rsidRPr="00ED3441">
        <w:rPr>
          <w:rFonts w:asciiTheme="majorBidi" w:hAnsiTheme="majorBidi" w:cstheme="majorBidi"/>
          <w:noProof/>
          <w:sz w:val="24"/>
        </w:rPr>
        <w:t>. 2007;25(2):249-281.</w:t>
      </w:r>
      <w:bookmarkEnd w:id="78"/>
    </w:p>
    <w:p w14:paraId="48C5CC8E" w14:textId="77777777" w:rsidR="00385798" w:rsidRPr="00ED3441" w:rsidRDefault="00385798" w:rsidP="00385798">
      <w:pPr>
        <w:pStyle w:val="EndNoteBibliography"/>
        <w:ind w:left="720" w:hanging="720"/>
        <w:rPr>
          <w:rFonts w:asciiTheme="majorBidi" w:hAnsiTheme="majorBidi" w:cstheme="majorBidi"/>
          <w:noProof/>
          <w:sz w:val="24"/>
        </w:rPr>
      </w:pPr>
      <w:bookmarkStart w:id="83" w:name="_ENREF_3"/>
      <w:r w:rsidRPr="00ED3441">
        <w:rPr>
          <w:rFonts w:asciiTheme="majorBidi" w:hAnsiTheme="majorBidi" w:cstheme="majorBidi"/>
          <w:noProof/>
          <w:sz w:val="24"/>
        </w:rPr>
        <w:t>3.</w:t>
      </w:r>
      <w:r w:rsidRPr="00ED3441">
        <w:rPr>
          <w:rFonts w:asciiTheme="majorBidi" w:hAnsiTheme="majorBidi" w:cstheme="majorBidi"/>
          <w:noProof/>
          <w:sz w:val="24"/>
        </w:rPr>
        <w:tab/>
        <w:t>Thanacoody R. Principles of assessment and diagnosis of the poisoned patient. Medicine. 2020;48(3):156-159.</w:t>
      </w:r>
      <w:bookmarkEnd w:id="83"/>
    </w:p>
    <w:p w14:paraId="72BA396E" w14:textId="77777777" w:rsidR="00385798" w:rsidRPr="00ED3441" w:rsidRDefault="00385798" w:rsidP="00385798">
      <w:pPr>
        <w:pStyle w:val="EndNoteBibliography"/>
        <w:ind w:left="720" w:hanging="720"/>
        <w:rPr>
          <w:rFonts w:asciiTheme="majorBidi" w:hAnsiTheme="majorBidi" w:cstheme="majorBidi"/>
          <w:noProof/>
          <w:sz w:val="24"/>
        </w:rPr>
      </w:pPr>
      <w:bookmarkStart w:id="84" w:name="_ENREF_4"/>
      <w:r w:rsidRPr="00ED3441">
        <w:rPr>
          <w:rFonts w:asciiTheme="majorBidi" w:hAnsiTheme="majorBidi" w:cstheme="majorBidi"/>
          <w:noProof/>
          <w:sz w:val="24"/>
        </w:rPr>
        <w:t>4.</w:t>
      </w:r>
      <w:r w:rsidRPr="00ED3441">
        <w:rPr>
          <w:rFonts w:asciiTheme="majorBidi" w:hAnsiTheme="majorBidi" w:cstheme="majorBidi"/>
          <w:noProof/>
          <w:sz w:val="24"/>
        </w:rPr>
        <w:tab/>
        <w:t>Deo RC. Machine learning in medicine. Circulation. 2015;132(20):1920-1930.</w:t>
      </w:r>
      <w:bookmarkEnd w:id="84"/>
    </w:p>
    <w:p w14:paraId="6904B1E4" w14:textId="3B3FD10A" w:rsidR="00385798" w:rsidRPr="00ED3441" w:rsidRDefault="00385798" w:rsidP="00385798">
      <w:pPr>
        <w:pStyle w:val="EndNoteBibliography"/>
        <w:ind w:left="720" w:hanging="720"/>
        <w:rPr>
          <w:rFonts w:asciiTheme="majorBidi" w:hAnsiTheme="majorBidi" w:cstheme="majorBidi"/>
          <w:noProof/>
          <w:sz w:val="24"/>
        </w:rPr>
      </w:pPr>
      <w:bookmarkStart w:id="85" w:name="_ENREF_5"/>
      <w:r w:rsidRPr="00ED3441">
        <w:rPr>
          <w:rFonts w:asciiTheme="majorBidi" w:hAnsiTheme="majorBidi" w:cstheme="majorBidi"/>
          <w:noProof/>
          <w:sz w:val="24"/>
        </w:rPr>
        <w:t>5.</w:t>
      </w:r>
      <w:r w:rsidRPr="00ED3441">
        <w:rPr>
          <w:rFonts w:asciiTheme="majorBidi" w:hAnsiTheme="majorBidi" w:cstheme="majorBidi"/>
          <w:noProof/>
          <w:sz w:val="24"/>
        </w:rPr>
        <w:tab/>
        <w:t>El-Mahelawi JK, Abu-Daqah JU, Abu-Latifa RI, et al. Tumor Classification Using Artificial Neural Networks. International Journal of Academic Engineering Research (IJAER). 2020;4(11</w:t>
      </w:r>
      <w:del w:id="86" w:author="Author">
        <w:r w:rsidR="00D55946" w:rsidRPr="00B4337C">
          <w:rPr>
            <w:rFonts w:asciiTheme="majorBidi" w:hAnsiTheme="majorBidi" w:cstheme="majorBidi"/>
            <w:noProof/>
            <w:sz w:val="24"/>
          </w:rPr>
          <w:delText>).</w:delText>
        </w:r>
      </w:del>
      <w:ins w:id="87" w:author="Author">
        <w:r w:rsidRPr="00ED3441">
          <w:rPr>
            <w:rFonts w:asciiTheme="majorBidi" w:hAnsiTheme="majorBidi" w:cstheme="majorBidi"/>
            <w:noProof/>
            <w:sz w:val="24"/>
          </w:rPr>
          <w:t>):8-15.</w:t>
        </w:r>
      </w:ins>
      <w:bookmarkEnd w:id="85"/>
    </w:p>
    <w:p w14:paraId="4F00CCDB" w14:textId="77777777" w:rsidR="00385798" w:rsidRPr="00ED3441" w:rsidRDefault="00385798" w:rsidP="00385798">
      <w:pPr>
        <w:pStyle w:val="EndNoteBibliography"/>
        <w:ind w:left="720" w:hanging="720"/>
        <w:rPr>
          <w:rFonts w:asciiTheme="majorBidi" w:hAnsiTheme="majorBidi" w:cstheme="majorBidi"/>
          <w:noProof/>
          <w:sz w:val="24"/>
        </w:rPr>
      </w:pPr>
      <w:bookmarkStart w:id="88" w:name="_ENREF_6"/>
      <w:r w:rsidRPr="00ED3441">
        <w:rPr>
          <w:rFonts w:asciiTheme="majorBidi" w:hAnsiTheme="majorBidi" w:cstheme="majorBidi"/>
          <w:noProof/>
          <w:sz w:val="24"/>
        </w:rPr>
        <w:t>6.</w:t>
      </w:r>
      <w:r w:rsidRPr="00ED3441">
        <w:rPr>
          <w:rFonts w:asciiTheme="majorBidi" w:hAnsiTheme="majorBidi" w:cstheme="majorBidi"/>
          <w:noProof/>
          <w:sz w:val="24"/>
        </w:rPr>
        <w:tab/>
        <w:t>Chang Y-S, Park H, Hong SH, et al. Predicting cochlear dead regions in patients with hearing loss through a machine learning-based approach: A preliminary study. PloS one. 2019;14(6):e0217790.</w:t>
      </w:r>
      <w:bookmarkEnd w:id="88"/>
    </w:p>
    <w:p w14:paraId="30A31F69" w14:textId="77777777" w:rsidR="00385798" w:rsidRPr="00ED3441" w:rsidRDefault="00385798" w:rsidP="00385798">
      <w:pPr>
        <w:pStyle w:val="EndNoteBibliography"/>
        <w:ind w:left="720" w:hanging="720"/>
        <w:rPr>
          <w:rFonts w:asciiTheme="majorBidi" w:hAnsiTheme="majorBidi" w:cstheme="majorBidi"/>
          <w:noProof/>
          <w:sz w:val="24"/>
        </w:rPr>
      </w:pPr>
      <w:bookmarkStart w:id="89" w:name="_ENREF_7"/>
      <w:r w:rsidRPr="00ED3441">
        <w:rPr>
          <w:rFonts w:asciiTheme="majorBidi" w:hAnsiTheme="majorBidi" w:cstheme="majorBidi"/>
          <w:noProof/>
          <w:sz w:val="24"/>
        </w:rPr>
        <w:t>7.</w:t>
      </w:r>
      <w:r w:rsidRPr="00ED3441">
        <w:rPr>
          <w:rFonts w:asciiTheme="majorBidi" w:hAnsiTheme="majorBidi" w:cstheme="majorBidi"/>
          <w:noProof/>
          <w:sz w:val="24"/>
        </w:rPr>
        <w:tab/>
        <w:t>Metsker OG, Yakovlev AN, Ilin A, et al. Echocardiography Population Study in Russian Federation for 4P Medicine Using Machine Learning. Stud Health Technol Inform. 2019;261:137-142.</w:t>
      </w:r>
      <w:bookmarkEnd w:id="89"/>
    </w:p>
    <w:p w14:paraId="2CE50CF2" w14:textId="1A4334C1" w:rsidR="00385798" w:rsidRPr="00ED3441" w:rsidRDefault="00385798" w:rsidP="00385798">
      <w:pPr>
        <w:pStyle w:val="EndNoteBibliography"/>
        <w:ind w:left="720" w:hanging="720"/>
        <w:rPr>
          <w:rFonts w:asciiTheme="majorBidi" w:hAnsiTheme="majorBidi" w:cstheme="majorBidi"/>
          <w:noProof/>
          <w:sz w:val="24"/>
        </w:rPr>
      </w:pPr>
      <w:bookmarkStart w:id="90" w:name="_ENREF_8"/>
      <w:r w:rsidRPr="00ED3441">
        <w:rPr>
          <w:rFonts w:asciiTheme="majorBidi" w:hAnsiTheme="majorBidi" w:cstheme="majorBidi"/>
          <w:noProof/>
          <w:sz w:val="24"/>
        </w:rPr>
        <w:t>8.</w:t>
      </w:r>
      <w:r w:rsidRPr="00ED3441">
        <w:rPr>
          <w:rFonts w:asciiTheme="majorBidi" w:hAnsiTheme="majorBidi" w:cstheme="majorBidi"/>
          <w:noProof/>
          <w:sz w:val="24"/>
        </w:rPr>
        <w:tab/>
        <w:t xml:space="preserve">Patterson BW, Engstrom CJ, Sah V, et al. Training and interpreting machine learning algorithms to evaluate fall risk after emergency department visits. </w:t>
      </w:r>
      <w:del w:id="91" w:author="Author">
        <w:r w:rsidR="00D55946" w:rsidRPr="00B4337C">
          <w:rPr>
            <w:rFonts w:asciiTheme="majorBidi" w:hAnsiTheme="majorBidi" w:cstheme="majorBidi"/>
            <w:noProof/>
            <w:sz w:val="24"/>
          </w:rPr>
          <w:delText>Medical care</w:delText>
        </w:r>
      </w:del>
      <w:ins w:id="92" w:author="Author">
        <w:r w:rsidRPr="00ED3441">
          <w:rPr>
            <w:rFonts w:asciiTheme="majorBidi" w:hAnsiTheme="majorBidi" w:cstheme="majorBidi"/>
            <w:noProof/>
            <w:sz w:val="24"/>
          </w:rPr>
          <w:t>Med Care</w:t>
        </w:r>
      </w:ins>
      <w:r w:rsidRPr="00ED3441">
        <w:rPr>
          <w:rFonts w:asciiTheme="majorBidi" w:hAnsiTheme="majorBidi" w:cstheme="majorBidi"/>
          <w:noProof/>
          <w:sz w:val="24"/>
        </w:rPr>
        <w:t>. 2019;57(7):560.</w:t>
      </w:r>
      <w:bookmarkEnd w:id="90"/>
    </w:p>
    <w:p w14:paraId="12D6C03D" w14:textId="1F4B9041" w:rsidR="00385798" w:rsidRPr="00ED3441" w:rsidRDefault="00385798" w:rsidP="00385798">
      <w:pPr>
        <w:pStyle w:val="EndNoteBibliography"/>
        <w:ind w:left="720" w:hanging="720"/>
        <w:rPr>
          <w:rFonts w:asciiTheme="majorBidi" w:hAnsiTheme="majorBidi" w:cstheme="majorBidi"/>
          <w:noProof/>
          <w:sz w:val="24"/>
        </w:rPr>
      </w:pPr>
      <w:bookmarkStart w:id="93" w:name="_ENREF_9"/>
      <w:r w:rsidRPr="00ED3441">
        <w:rPr>
          <w:rFonts w:asciiTheme="majorBidi" w:hAnsiTheme="majorBidi" w:cstheme="majorBidi"/>
          <w:noProof/>
          <w:sz w:val="24"/>
        </w:rPr>
        <w:t>9.</w:t>
      </w:r>
      <w:r w:rsidRPr="00ED3441">
        <w:rPr>
          <w:rFonts w:asciiTheme="majorBidi" w:hAnsiTheme="majorBidi" w:cstheme="majorBidi"/>
          <w:noProof/>
          <w:sz w:val="24"/>
        </w:rPr>
        <w:tab/>
        <w:t xml:space="preserve">Rush B, Celi LA, Stone DJ. Applying machine learning to continuously monitored physiological data. </w:t>
      </w:r>
      <w:del w:id="94" w:author="Author">
        <w:r w:rsidR="00D55946" w:rsidRPr="00B4337C">
          <w:rPr>
            <w:rFonts w:asciiTheme="majorBidi" w:hAnsiTheme="majorBidi" w:cstheme="majorBidi"/>
            <w:noProof/>
            <w:sz w:val="24"/>
          </w:rPr>
          <w:delText>Journal of clinical monitoring and computing.</w:delText>
        </w:r>
      </w:del>
      <w:ins w:id="95" w:author="Author">
        <w:r w:rsidRPr="00ED3441">
          <w:rPr>
            <w:rFonts w:asciiTheme="majorBidi" w:hAnsiTheme="majorBidi" w:cstheme="majorBidi"/>
            <w:noProof/>
            <w:sz w:val="24"/>
          </w:rPr>
          <w:t>J Clin Monit Comput.</w:t>
        </w:r>
      </w:ins>
      <w:r w:rsidRPr="00ED3441">
        <w:rPr>
          <w:rFonts w:asciiTheme="majorBidi" w:hAnsiTheme="majorBidi" w:cstheme="majorBidi"/>
          <w:noProof/>
          <w:sz w:val="24"/>
        </w:rPr>
        <w:t xml:space="preserve"> 2019;33(5):887-893.</w:t>
      </w:r>
      <w:bookmarkEnd w:id="93"/>
    </w:p>
    <w:p w14:paraId="028ADDE5" w14:textId="30E9D3AC" w:rsidR="00385798" w:rsidRPr="00ED3441" w:rsidRDefault="00385798" w:rsidP="00385798">
      <w:pPr>
        <w:pStyle w:val="EndNoteBibliography"/>
        <w:ind w:left="720" w:hanging="720"/>
        <w:rPr>
          <w:rFonts w:asciiTheme="majorBidi" w:hAnsiTheme="majorBidi" w:cstheme="majorBidi"/>
          <w:noProof/>
          <w:sz w:val="24"/>
        </w:rPr>
      </w:pPr>
      <w:bookmarkStart w:id="96" w:name="_ENREF_10"/>
      <w:r w:rsidRPr="00ED3441">
        <w:rPr>
          <w:rFonts w:asciiTheme="majorBidi" w:hAnsiTheme="majorBidi" w:cstheme="majorBidi"/>
          <w:noProof/>
          <w:sz w:val="24"/>
        </w:rPr>
        <w:t>10.</w:t>
      </w:r>
      <w:r w:rsidRPr="00ED3441">
        <w:rPr>
          <w:rFonts w:asciiTheme="majorBidi" w:hAnsiTheme="majorBidi" w:cstheme="majorBidi"/>
          <w:noProof/>
          <w:sz w:val="24"/>
        </w:rPr>
        <w:tab/>
        <w:t xml:space="preserve">Uspenskaya-Cadoz O, Alamuri C, Wang L, et al. Machine Learning Algorithm Helps Identify Non-Diagnosed Prodromal Alzheimer’s Disease Patients in the General Population. </w:t>
      </w:r>
      <w:del w:id="97" w:author="Author">
        <w:r w:rsidR="00D55946" w:rsidRPr="00B4337C">
          <w:rPr>
            <w:rFonts w:asciiTheme="majorBidi" w:hAnsiTheme="majorBidi" w:cstheme="majorBidi"/>
            <w:noProof/>
            <w:sz w:val="24"/>
          </w:rPr>
          <w:delText>The journal of prevention of Alzheimer's disease.</w:delText>
        </w:r>
      </w:del>
      <w:ins w:id="98" w:author="Author">
        <w:r w:rsidRPr="00ED3441">
          <w:rPr>
            <w:rFonts w:asciiTheme="majorBidi" w:hAnsiTheme="majorBidi" w:cstheme="majorBidi"/>
            <w:noProof/>
            <w:sz w:val="24"/>
          </w:rPr>
          <w:t>J Prev Alzheimers Dis.</w:t>
        </w:r>
      </w:ins>
      <w:r w:rsidRPr="00ED3441">
        <w:rPr>
          <w:rFonts w:asciiTheme="majorBidi" w:hAnsiTheme="majorBidi" w:cstheme="majorBidi"/>
          <w:noProof/>
          <w:sz w:val="24"/>
        </w:rPr>
        <w:t xml:space="preserve"> 2019;6(3):185-191.</w:t>
      </w:r>
      <w:bookmarkEnd w:id="96"/>
    </w:p>
    <w:p w14:paraId="5A20AC08" w14:textId="156A40F5" w:rsidR="00385798" w:rsidRPr="00ED3441" w:rsidRDefault="00385798" w:rsidP="00385798">
      <w:pPr>
        <w:pStyle w:val="EndNoteBibliography"/>
        <w:ind w:left="720" w:hanging="720"/>
        <w:rPr>
          <w:rFonts w:asciiTheme="majorBidi" w:hAnsiTheme="majorBidi" w:cstheme="majorBidi"/>
          <w:noProof/>
          <w:sz w:val="24"/>
        </w:rPr>
      </w:pPr>
      <w:bookmarkStart w:id="99" w:name="_ENREF_11"/>
      <w:r w:rsidRPr="00ED3441">
        <w:rPr>
          <w:rFonts w:asciiTheme="majorBidi" w:hAnsiTheme="majorBidi" w:cstheme="majorBidi"/>
          <w:noProof/>
          <w:sz w:val="24"/>
        </w:rPr>
        <w:t>11.</w:t>
      </w:r>
      <w:r w:rsidRPr="00ED3441">
        <w:rPr>
          <w:rFonts w:asciiTheme="majorBidi" w:hAnsiTheme="majorBidi" w:cstheme="majorBidi"/>
          <w:noProof/>
          <w:sz w:val="24"/>
        </w:rPr>
        <w:tab/>
        <w:t xml:space="preserve">Chary M, Boyer EW, Burns MM. Diagnosis of Acute Poisoning Using Explainable Artificial Intelligence. </w:t>
      </w:r>
      <w:del w:id="100" w:author="Author">
        <w:r w:rsidR="00D55946" w:rsidRPr="00B4337C">
          <w:rPr>
            <w:rFonts w:asciiTheme="majorBidi" w:hAnsiTheme="majorBidi" w:cstheme="majorBidi"/>
            <w:noProof/>
            <w:sz w:val="24"/>
          </w:rPr>
          <w:delText>Computers in Biology and Medicine.</w:delText>
        </w:r>
      </w:del>
      <w:ins w:id="101" w:author="Author">
        <w:r w:rsidRPr="00ED3441">
          <w:rPr>
            <w:rFonts w:asciiTheme="majorBidi" w:hAnsiTheme="majorBidi" w:cstheme="majorBidi"/>
            <w:noProof/>
            <w:sz w:val="24"/>
          </w:rPr>
          <w:t>Comput Biol Med.</w:t>
        </w:r>
      </w:ins>
      <w:r w:rsidRPr="00ED3441">
        <w:rPr>
          <w:rFonts w:asciiTheme="majorBidi" w:hAnsiTheme="majorBidi" w:cstheme="majorBidi"/>
          <w:noProof/>
          <w:sz w:val="24"/>
        </w:rPr>
        <w:t xml:space="preserve"> 2021;134:104469.</w:t>
      </w:r>
      <w:bookmarkEnd w:id="99"/>
    </w:p>
    <w:p w14:paraId="514B4AE7" w14:textId="77777777" w:rsidR="00385798" w:rsidRPr="00ED3441" w:rsidRDefault="00385798" w:rsidP="00385798">
      <w:pPr>
        <w:pStyle w:val="EndNoteBibliography"/>
        <w:ind w:left="720" w:hanging="720"/>
        <w:rPr>
          <w:rFonts w:asciiTheme="majorBidi" w:hAnsiTheme="majorBidi" w:cstheme="majorBidi"/>
          <w:noProof/>
          <w:sz w:val="24"/>
        </w:rPr>
      </w:pPr>
      <w:bookmarkStart w:id="102" w:name="_ENREF_12"/>
      <w:r w:rsidRPr="00ED3441">
        <w:rPr>
          <w:rFonts w:asciiTheme="majorBidi" w:hAnsiTheme="majorBidi" w:cstheme="majorBidi"/>
          <w:noProof/>
          <w:sz w:val="24"/>
        </w:rPr>
        <w:lastRenderedPageBreak/>
        <w:t>12.</w:t>
      </w:r>
      <w:r w:rsidRPr="00ED3441">
        <w:rPr>
          <w:rFonts w:asciiTheme="majorBidi" w:hAnsiTheme="majorBidi" w:cstheme="majorBidi"/>
          <w:noProof/>
          <w:sz w:val="24"/>
        </w:rPr>
        <w:tab/>
        <w:t>Chary M, Burnsa M, Boyerb E. Tak: the computational toxicological machine. 39th International Congress of the European Association of Poisons Centres and Clinical Toxicologists (EAPCCT) 21-24 May 2019, Naples, Italy. Clin Tox. 2019;57(6):482.</w:t>
      </w:r>
      <w:bookmarkEnd w:id="102"/>
    </w:p>
    <w:p w14:paraId="606EF479" w14:textId="284AB7D2" w:rsidR="00385798" w:rsidRPr="00ED3441" w:rsidRDefault="00385798" w:rsidP="00385798">
      <w:pPr>
        <w:pStyle w:val="EndNoteBibliography"/>
        <w:ind w:left="720" w:hanging="720"/>
        <w:rPr>
          <w:rFonts w:asciiTheme="majorBidi" w:hAnsiTheme="majorBidi" w:cstheme="majorBidi"/>
          <w:noProof/>
          <w:sz w:val="24"/>
        </w:rPr>
      </w:pPr>
      <w:bookmarkStart w:id="103" w:name="_ENREF_13"/>
      <w:r w:rsidRPr="00ED3441">
        <w:rPr>
          <w:rFonts w:asciiTheme="majorBidi" w:hAnsiTheme="majorBidi" w:cstheme="majorBidi"/>
          <w:noProof/>
          <w:sz w:val="24"/>
        </w:rPr>
        <w:t>13.</w:t>
      </w:r>
      <w:r w:rsidRPr="00ED3441">
        <w:rPr>
          <w:rFonts w:asciiTheme="majorBidi" w:hAnsiTheme="majorBidi" w:cstheme="majorBidi"/>
          <w:noProof/>
          <w:sz w:val="24"/>
        </w:rPr>
        <w:tab/>
        <w:t>Chary MA, Manini AF, Boyer EW, et al. The role and promise of artificial intelligence in medical toxicology. J Med Toxicol 2020;16</w:t>
      </w:r>
      <w:del w:id="104" w:author="Author">
        <w:r w:rsidR="00D55946" w:rsidRPr="00B4337C">
          <w:rPr>
            <w:rFonts w:asciiTheme="majorBidi" w:hAnsiTheme="majorBidi" w:cstheme="majorBidi"/>
            <w:noProof/>
            <w:sz w:val="24"/>
          </w:rPr>
          <w:delText>:</w:delText>
        </w:r>
      </w:del>
      <w:ins w:id="105" w:author="Author">
        <w:r w:rsidRPr="00ED3441">
          <w:rPr>
            <w:rFonts w:asciiTheme="majorBidi" w:hAnsiTheme="majorBidi" w:cstheme="majorBidi"/>
            <w:noProof/>
            <w:sz w:val="24"/>
          </w:rPr>
          <w:t>(4):</w:t>
        </w:r>
      </w:ins>
      <w:r w:rsidRPr="00ED3441">
        <w:rPr>
          <w:rFonts w:asciiTheme="majorBidi" w:hAnsiTheme="majorBidi" w:cstheme="majorBidi"/>
          <w:noProof/>
          <w:sz w:val="24"/>
        </w:rPr>
        <w:t>458-64.</w:t>
      </w:r>
      <w:bookmarkEnd w:id="103"/>
    </w:p>
    <w:p w14:paraId="2C66B054" w14:textId="557AAB56" w:rsidR="00385798" w:rsidRPr="00ED3441" w:rsidRDefault="00385798" w:rsidP="00385798">
      <w:pPr>
        <w:pStyle w:val="EndNoteBibliography"/>
        <w:ind w:left="720" w:hanging="720"/>
        <w:rPr>
          <w:rFonts w:asciiTheme="majorBidi" w:hAnsiTheme="majorBidi" w:cstheme="majorBidi"/>
          <w:noProof/>
          <w:sz w:val="24"/>
        </w:rPr>
      </w:pPr>
      <w:bookmarkStart w:id="106" w:name="_ENREF_14"/>
      <w:r w:rsidRPr="00ED3441">
        <w:rPr>
          <w:rFonts w:asciiTheme="majorBidi" w:hAnsiTheme="majorBidi" w:cstheme="majorBidi"/>
          <w:noProof/>
          <w:sz w:val="24"/>
        </w:rPr>
        <w:t>14.</w:t>
      </w:r>
      <w:r w:rsidRPr="00ED3441">
        <w:rPr>
          <w:rFonts w:asciiTheme="majorBidi" w:hAnsiTheme="majorBidi" w:cstheme="majorBidi"/>
          <w:noProof/>
          <w:sz w:val="24"/>
        </w:rPr>
        <w:tab/>
        <w:t xml:space="preserve">Nogee D, Haimovich A, Hart K, et al. Multiclass Classification Machine Learning Identification of Common Poisonings. North American Congress of Clinical Toxicology (NACCT) Abstracts 2020. </w:t>
      </w:r>
      <w:del w:id="107" w:author="Author">
        <w:r w:rsidR="00D55946" w:rsidRPr="00B4337C">
          <w:rPr>
            <w:rFonts w:asciiTheme="majorBidi" w:hAnsiTheme="majorBidi" w:cstheme="majorBidi"/>
            <w:noProof/>
            <w:sz w:val="24"/>
          </w:rPr>
          <w:delText>clinical toxicology.</w:delText>
        </w:r>
      </w:del>
      <w:ins w:id="108" w:author="Author">
        <w:r w:rsidRPr="00ED3441">
          <w:rPr>
            <w:rFonts w:asciiTheme="majorBidi" w:hAnsiTheme="majorBidi" w:cstheme="majorBidi"/>
            <w:noProof/>
            <w:sz w:val="24"/>
          </w:rPr>
          <w:t>clin tox.</w:t>
        </w:r>
      </w:ins>
      <w:r w:rsidRPr="00ED3441">
        <w:rPr>
          <w:rFonts w:asciiTheme="majorBidi" w:hAnsiTheme="majorBidi" w:cstheme="majorBidi"/>
          <w:noProof/>
          <w:sz w:val="24"/>
        </w:rPr>
        <w:t xml:space="preserve"> 2020;58(11):1083-1084.</w:t>
      </w:r>
      <w:bookmarkEnd w:id="106"/>
    </w:p>
    <w:p w14:paraId="1D4797C3" w14:textId="5E0BD6FC" w:rsidR="00385798" w:rsidRPr="00ED3441" w:rsidRDefault="00385798" w:rsidP="00385798">
      <w:pPr>
        <w:pStyle w:val="EndNoteBibliography"/>
        <w:ind w:left="720" w:hanging="720"/>
        <w:rPr>
          <w:rFonts w:asciiTheme="majorBidi" w:hAnsiTheme="majorBidi" w:cstheme="majorBidi"/>
          <w:noProof/>
          <w:sz w:val="24"/>
        </w:rPr>
      </w:pPr>
      <w:bookmarkStart w:id="109" w:name="_ENREF_15"/>
      <w:r w:rsidRPr="00ED3441">
        <w:rPr>
          <w:rFonts w:asciiTheme="majorBidi" w:hAnsiTheme="majorBidi" w:cstheme="majorBidi"/>
          <w:noProof/>
          <w:sz w:val="24"/>
        </w:rPr>
        <w:t>15.</w:t>
      </w:r>
      <w:r w:rsidRPr="00ED3441">
        <w:rPr>
          <w:rFonts w:asciiTheme="majorBidi" w:hAnsiTheme="majorBidi" w:cstheme="majorBidi"/>
          <w:noProof/>
          <w:sz w:val="24"/>
        </w:rPr>
        <w:tab/>
        <w:t xml:space="preserve">Nogee D, Tomassoni A. Development of a prototype software tool to assist with toxidrome recognition. North American Congress of Clinical Toxicology (NACCT) Abstracts 2018. </w:t>
      </w:r>
      <w:del w:id="110" w:author="Author">
        <w:r w:rsidR="00D55946" w:rsidRPr="00B4337C">
          <w:rPr>
            <w:rFonts w:asciiTheme="majorBidi" w:hAnsiTheme="majorBidi" w:cstheme="majorBidi"/>
            <w:noProof/>
            <w:sz w:val="24"/>
          </w:rPr>
          <w:delText>clinical toxicology.</w:delText>
        </w:r>
      </w:del>
      <w:ins w:id="111" w:author="Author">
        <w:r w:rsidRPr="00ED3441">
          <w:rPr>
            <w:rFonts w:asciiTheme="majorBidi" w:hAnsiTheme="majorBidi" w:cstheme="majorBidi"/>
            <w:noProof/>
            <w:sz w:val="24"/>
          </w:rPr>
          <w:t>clin tox.</w:t>
        </w:r>
      </w:ins>
      <w:r w:rsidRPr="00ED3441">
        <w:rPr>
          <w:rFonts w:asciiTheme="majorBidi" w:hAnsiTheme="majorBidi" w:cstheme="majorBidi"/>
          <w:noProof/>
          <w:sz w:val="24"/>
        </w:rPr>
        <w:t xml:space="preserve"> 2018;56(10):1049-1049.</w:t>
      </w:r>
      <w:bookmarkEnd w:id="109"/>
    </w:p>
    <w:p w14:paraId="1197390E" w14:textId="77777777" w:rsidR="00385798" w:rsidRPr="00ED3441" w:rsidRDefault="00385798" w:rsidP="00385798">
      <w:pPr>
        <w:pStyle w:val="EndNoteBibliography"/>
        <w:ind w:left="720" w:hanging="720"/>
        <w:rPr>
          <w:rFonts w:asciiTheme="majorBidi" w:hAnsiTheme="majorBidi" w:cstheme="majorBidi"/>
          <w:noProof/>
          <w:sz w:val="24"/>
        </w:rPr>
      </w:pPr>
      <w:bookmarkStart w:id="112" w:name="_ENREF_16"/>
      <w:r w:rsidRPr="00ED3441">
        <w:rPr>
          <w:rFonts w:asciiTheme="majorBidi" w:hAnsiTheme="majorBidi" w:cstheme="majorBidi"/>
          <w:noProof/>
          <w:sz w:val="24"/>
        </w:rPr>
        <w:t>16.</w:t>
      </w:r>
      <w:r w:rsidRPr="00ED3441">
        <w:rPr>
          <w:rFonts w:asciiTheme="majorBidi" w:hAnsiTheme="majorBidi" w:cstheme="majorBidi"/>
          <w:noProof/>
          <w:sz w:val="24"/>
        </w:rPr>
        <w:tab/>
        <w:t>American Association of Poison Control Centers. National Poison Data System (NPDS): NPDS coding users’ manual© version 3.1. 2014. Available at: https:// aapcc.s3.amazonaws.com/pdfs/ member-resources/NPDS_Coding_ Users_Manual_v3.1_07May2014.pdf. Accessed October 2, 2017.</w:t>
      </w:r>
      <w:bookmarkEnd w:id="112"/>
    </w:p>
    <w:p w14:paraId="23A45CC7" w14:textId="4096B9CC" w:rsidR="00385798" w:rsidRPr="00ED3441" w:rsidRDefault="00385798" w:rsidP="00385798">
      <w:pPr>
        <w:pStyle w:val="EndNoteBibliography"/>
        <w:ind w:left="720" w:hanging="720"/>
        <w:rPr>
          <w:rFonts w:asciiTheme="majorBidi" w:hAnsiTheme="majorBidi" w:cstheme="majorBidi"/>
          <w:noProof/>
          <w:sz w:val="24"/>
        </w:rPr>
      </w:pPr>
      <w:bookmarkStart w:id="113" w:name="_ENREF_17"/>
      <w:r w:rsidRPr="00ED3441">
        <w:rPr>
          <w:rFonts w:asciiTheme="majorBidi" w:hAnsiTheme="majorBidi" w:cstheme="majorBidi"/>
          <w:noProof/>
          <w:sz w:val="24"/>
        </w:rPr>
        <w:t>17.</w:t>
      </w:r>
      <w:r w:rsidRPr="00ED3441">
        <w:rPr>
          <w:rFonts w:asciiTheme="majorBidi" w:hAnsiTheme="majorBidi" w:cstheme="majorBidi"/>
          <w:noProof/>
          <w:sz w:val="24"/>
        </w:rPr>
        <w:tab/>
        <w:t>Chen T, Guestrin C. XGBoost: a scalable tree boosting system In: Proceedings of the 22Nd ACM SIGKDD</w:t>
      </w:r>
      <w:ins w:id="114" w:author="Author">
        <w:r w:rsidRPr="00ED3441">
          <w:rPr>
            <w:rFonts w:asciiTheme="majorBidi" w:hAnsiTheme="majorBidi" w:cstheme="majorBidi"/>
            <w:noProof/>
            <w:sz w:val="24"/>
          </w:rPr>
          <w:t>,</w:t>
        </w:r>
      </w:ins>
      <w:r w:rsidRPr="00ED3441">
        <w:rPr>
          <w:rFonts w:asciiTheme="majorBidi" w:hAnsiTheme="majorBidi" w:cstheme="majorBidi"/>
          <w:noProof/>
          <w:sz w:val="24"/>
        </w:rPr>
        <w:t xml:space="preserve"> International Conference on Knowledge Discovery and Data Mining. New York, NY: ACM; 2016</w:t>
      </w:r>
      <w:del w:id="115" w:author="Author">
        <w:r w:rsidR="00D55946" w:rsidRPr="00B4337C">
          <w:rPr>
            <w:rFonts w:asciiTheme="majorBidi" w:hAnsiTheme="majorBidi" w:cstheme="majorBidi"/>
            <w:noProof/>
            <w:sz w:val="24"/>
          </w:rPr>
          <w:delText>:</w:delText>
        </w:r>
      </w:del>
      <w:ins w:id="116" w:author="Author">
        <w:r w:rsidRPr="00ED3441">
          <w:rPr>
            <w:rFonts w:asciiTheme="majorBidi" w:hAnsiTheme="majorBidi" w:cstheme="majorBidi"/>
            <w:noProof/>
            <w:sz w:val="24"/>
          </w:rPr>
          <w:t xml:space="preserve"> Aug 13 (pp.</w:t>
        </w:r>
      </w:ins>
      <w:r w:rsidRPr="00ED3441">
        <w:rPr>
          <w:rFonts w:asciiTheme="majorBidi" w:hAnsiTheme="majorBidi" w:cstheme="majorBidi"/>
          <w:noProof/>
          <w:sz w:val="24"/>
        </w:rPr>
        <w:t xml:space="preserve"> 785</w:t>
      </w:r>
      <w:del w:id="117" w:author="Author">
        <w:r w:rsidR="00D55946" w:rsidRPr="00B4337C">
          <w:rPr>
            <w:rFonts w:asciiTheme="majorBidi" w:hAnsiTheme="majorBidi" w:cstheme="majorBidi"/>
            <w:noProof/>
            <w:sz w:val="24"/>
          </w:rPr>
          <w:delText>–94.</w:delText>
        </w:r>
      </w:del>
      <w:ins w:id="118" w:author="Author">
        <w:r w:rsidRPr="00ED3441">
          <w:rPr>
            <w:rFonts w:asciiTheme="majorBidi" w:hAnsiTheme="majorBidi" w:cstheme="majorBidi"/>
            <w:noProof/>
            <w:sz w:val="24"/>
          </w:rPr>
          <w:t>-794).</w:t>
        </w:r>
      </w:ins>
      <w:r w:rsidRPr="00ED3441">
        <w:rPr>
          <w:rFonts w:asciiTheme="majorBidi" w:hAnsiTheme="majorBidi" w:cstheme="majorBidi"/>
          <w:noProof/>
          <w:sz w:val="24"/>
        </w:rPr>
        <w:t xml:space="preserve"> 2016.</w:t>
      </w:r>
      <w:bookmarkEnd w:id="113"/>
    </w:p>
    <w:p w14:paraId="46074E0D" w14:textId="54125AE2" w:rsidR="00385798" w:rsidRPr="00ED3441" w:rsidRDefault="00385798" w:rsidP="00385798">
      <w:pPr>
        <w:pStyle w:val="EndNoteBibliography"/>
        <w:ind w:left="720" w:hanging="720"/>
        <w:rPr>
          <w:rFonts w:asciiTheme="majorBidi" w:hAnsiTheme="majorBidi" w:cstheme="majorBidi"/>
          <w:noProof/>
          <w:sz w:val="24"/>
        </w:rPr>
      </w:pPr>
      <w:bookmarkStart w:id="119" w:name="_ENREF_18"/>
      <w:r w:rsidRPr="00ED3441">
        <w:rPr>
          <w:rFonts w:asciiTheme="majorBidi" w:hAnsiTheme="majorBidi" w:cstheme="majorBidi"/>
          <w:noProof/>
          <w:sz w:val="24"/>
        </w:rPr>
        <w:t>18.</w:t>
      </w:r>
      <w:r w:rsidRPr="00ED3441">
        <w:rPr>
          <w:rFonts w:asciiTheme="majorBidi" w:hAnsiTheme="majorBidi" w:cstheme="majorBidi"/>
          <w:noProof/>
          <w:sz w:val="24"/>
        </w:rPr>
        <w:tab/>
        <w:t xml:space="preserve">Ke G, Meng Q, Finley T, et al. Lightgbm: A highly efficient gradient boosting decision tree. </w:t>
      </w:r>
      <w:del w:id="120" w:author="Author">
        <w:r w:rsidR="00D55946" w:rsidRPr="00B4337C">
          <w:rPr>
            <w:rFonts w:asciiTheme="majorBidi" w:hAnsiTheme="majorBidi" w:cstheme="majorBidi"/>
            <w:noProof/>
            <w:sz w:val="24"/>
          </w:rPr>
          <w:delText>Proceedings of Advances in</w:delText>
        </w:r>
      </w:del>
      <w:ins w:id="121" w:author="Author">
        <w:r w:rsidRPr="00ED3441">
          <w:rPr>
            <w:rFonts w:asciiTheme="majorBidi" w:hAnsiTheme="majorBidi" w:cstheme="majorBidi"/>
            <w:noProof/>
            <w:sz w:val="24"/>
          </w:rPr>
          <w:t xml:space="preserve"> 31st Conference on</w:t>
        </w:r>
      </w:ins>
      <w:r w:rsidRPr="00ED3441">
        <w:rPr>
          <w:rFonts w:asciiTheme="majorBidi" w:hAnsiTheme="majorBidi" w:cstheme="majorBidi"/>
          <w:noProof/>
          <w:sz w:val="24"/>
        </w:rPr>
        <w:t xml:space="preserve"> Neural Information Processing Systems (</w:t>
      </w:r>
      <w:del w:id="122" w:author="Author">
        <w:r w:rsidR="00D55946" w:rsidRPr="00B4337C">
          <w:rPr>
            <w:rFonts w:asciiTheme="majorBidi" w:hAnsiTheme="majorBidi" w:cstheme="majorBidi"/>
            <w:noProof/>
            <w:sz w:val="24"/>
          </w:rPr>
          <w:delText>NIP</w:delText>
        </w:r>
      </w:del>
      <w:ins w:id="123" w:author="Author">
        <w:r w:rsidRPr="00ED3441">
          <w:rPr>
            <w:rFonts w:asciiTheme="majorBidi" w:hAnsiTheme="majorBidi" w:cstheme="majorBidi"/>
            <w:noProof/>
            <w:sz w:val="24"/>
          </w:rPr>
          <w:t>NIPS</w:t>
        </w:r>
      </w:ins>
      <w:r w:rsidRPr="00ED3441">
        <w:rPr>
          <w:rFonts w:asciiTheme="majorBidi" w:hAnsiTheme="majorBidi" w:cstheme="majorBidi"/>
          <w:noProof/>
          <w:sz w:val="24"/>
        </w:rPr>
        <w:t xml:space="preserve"> 2017</w:t>
      </w:r>
      <w:del w:id="124" w:author="Author">
        <w:r w:rsidR="00D55946" w:rsidRPr="00B4337C">
          <w:rPr>
            <w:rFonts w:asciiTheme="majorBidi" w:hAnsiTheme="majorBidi" w:cstheme="majorBidi"/>
            <w:noProof/>
            <w:sz w:val="24"/>
          </w:rPr>
          <w:delText>). 2017;30:</w:delText>
        </w:r>
      </w:del>
      <w:ins w:id="125" w:author="Author">
        <w:r w:rsidRPr="00ED3441">
          <w:rPr>
            <w:rFonts w:asciiTheme="majorBidi" w:hAnsiTheme="majorBidi" w:cstheme="majorBidi"/>
            <w:noProof/>
            <w:sz w:val="24"/>
          </w:rPr>
          <w:t xml:space="preserve">), Long Beach, CA, USA2017. p. </w:t>
        </w:r>
      </w:ins>
      <w:r w:rsidRPr="00ED3441">
        <w:rPr>
          <w:rFonts w:asciiTheme="majorBidi" w:hAnsiTheme="majorBidi" w:cstheme="majorBidi"/>
          <w:noProof/>
          <w:sz w:val="24"/>
        </w:rPr>
        <w:t>3146-3154.</w:t>
      </w:r>
      <w:bookmarkEnd w:id="119"/>
    </w:p>
    <w:p w14:paraId="7F3DDD07" w14:textId="5F356BBD" w:rsidR="00385798" w:rsidRPr="00ED3441" w:rsidRDefault="00385798" w:rsidP="00385798">
      <w:pPr>
        <w:pStyle w:val="EndNoteBibliography"/>
        <w:ind w:left="720" w:hanging="720"/>
        <w:rPr>
          <w:rFonts w:asciiTheme="majorBidi" w:hAnsiTheme="majorBidi" w:cstheme="majorBidi"/>
          <w:noProof/>
          <w:sz w:val="24"/>
        </w:rPr>
      </w:pPr>
      <w:bookmarkStart w:id="126" w:name="_ENREF_19"/>
      <w:r w:rsidRPr="00ED3441">
        <w:rPr>
          <w:rFonts w:asciiTheme="majorBidi" w:hAnsiTheme="majorBidi" w:cstheme="majorBidi"/>
          <w:noProof/>
          <w:sz w:val="24"/>
        </w:rPr>
        <w:t>19.</w:t>
      </w:r>
      <w:r w:rsidRPr="00ED3441">
        <w:rPr>
          <w:rFonts w:asciiTheme="majorBidi" w:hAnsiTheme="majorBidi" w:cstheme="majorBidi"/>
          <w:noProof/>
          <w:sz w:val="24"/>
        </w:rPr>
        <w:tab/>
        <w:t xml:space="preserve">Paszke A, Gross S, Massa F, et al. Pytorch: An imperative style, high-performance deep learning library. </w:t>
      </w:r>
      <w:del w:id="127" w:author="Author">
        <w:r w:rsidR="00D55946" w:rsidRPr="00B4337C">
          <w:rPr>
            <w:rFonts w:asciiTheme="majorBidi" w:hAnsiTheme="majorBidi" w:cstheme="majorBidi"/>
            <w:noProof/>
            <w:sz w:val="24"/>
          </w:rPr>
          <w:delText>Advances in neural information processing systems.</w:delText>
        </w:r>
      </w:del>
      <w:ins w:id="128" w:author="Author">
        <w:r w:rsidRPr="00ED3441">
          <w:rPr>
            <w:rFonts w:asciiTheme="majorBidi" w:hAnsiTheme="majorBidi" w:cstheme="majorBidi"/>
            <w:noProof/>
            <w:sz w:val="24"/>
          </w:rPr>
          <w:t>Adv Neural Inf Process Syst.</w:t>
        </w:r>
      </w:ins>
      <w:r w:rsidRPr="00ED3441">
        <w:rPr>
          <w:rFonts w:asciiTheme="majorBidi" w:hAnsiTheme="majorBidi" w:cstheme="majorBidi"/>
          <w:noProof/>
          <w:sz w:val="24"/>
        </w:rPr>
        <w:t xml:space="preserve"> 2019;32:8026-37.</w:t>
      </w:r>
      <w:bookmarkEnd w:id="126"/>
    </w:p>
    <w:p w14:paraId="5A411741" w14:textId="1C64957A" w:rsidR="00385798" w:rsidRPr="00ED3441" w:rsidRDefault="00385798" w:rsidP="00385798">
      <w:pPr>
        <w:pStyle w:val="EndNoteBibliography"/>
        <w:ind w:left="720" w:hanging="720"/>
        <w:rPr>
          <w:rFonts w:asciiTheme="majorBidi" w:hAnsiTheme="majorBidi" w:cstheme="majorBidi"/>
          <w:noProof/>
          <w:sz w:val="24"/>
        </w:rPr>
      </w:pPr>
      <w:bookmarkStart w:id="129" w:name="_ENREF_20"/>
      <w:r w:rsidRPr="00ED3441">
        <w:rPr>
          <w:rFonts w:asciiTheme="majorBidi" w:hAnsiTheme="majorBidi" w:cstheme="majorBidi"/>
          <w:noProof/>
          <w:sz w:val="24"/>
        </w:rPr>
        <w:t>20.</w:t>
      </w:r>
      <w:r w:rsidRPr="00ED3441">
        <w:rPr>
          <w:rFonts w:asciiTheme="majorBidi" w:hAnsiTheme="majorBidi" w:cstheme="majorBidi"/>
          <w:noProof/>
          <w:sz w:val="24"/>
        </w:rPr>
        <w:tab/>
        <w:t xml:space="preserve">Abadi M, Barham P, Chen J, et al., editors. Tensorflow: A system for large-scale machine learning. </w:t>
      </w:r>
      <w:del w:id="130" w:author="Author">
        <w:r w:rsidR="00D55946" w:rsidRPr="00B4337C">
          <w:rPr>
            <w:rFonts w:asciiTheme="majorBidi" w:hAnsiTheme="majorBidi" w:cstheme="majorBidi"/>
            <w:noProof/>
            <w:sz w:val="24"/>
          </w:rPr>
          <w:delText>12th</w:delText>
        </w:r>
      </w:del>
      <w:ins w:id="131" w:author="Author">
        <w:r w:rsidRPr="00ED3441">
          <w:rPr>
            <w:rFonts w:asciiTheme="majorBidi" w:hAnsiTheme="majorBidi" w:cstheme="majorBidi"/>
            <w:noProof/>
            <w:sz w:val="24"/>
          </w:rPr>
          <w:t>In12th USENIX</w:t>
        </w:r>
      </w:ins>
      <w:r w:rsidRPr="00ED3441">
        <w:rPr>
          <w:rFonts w:asciiTheme="majorBidi" w:hAnsiTheme="majorBidi" w:cstheme="majorBidi"/>
          <w:noProof/>
          <w:sz w:val="24"/>
        </w:rPr>
        <w:t xml:space="preserve"> symposium on operating systems design and implementation (</w:t>
      </w:r>
      <w:ins w:id="132" w:author="Author">
        <w:r w:rsidRPr="00ED3441">
          <w:rPr>
            <w:rFonts w:asciiTheme="majorBidi" w:hAnsiTheme="majorBidi" w:cstheme="majorBidi"/>
            <w:noProof/>
            <w:sz w:val="24"/>
          </w:rPr>
          <w:t xml:space="preserve">OSDI </w:t>
        </w:r>
      </w:ins>
      <w:r w:rsidRPr="00ED3441">
        <w:rPr>
          <w:rFonts w:asciiTheme="majorBidi" w:hAnsiTheme="majorBidi" w:cstheme="majorBidi"/>
          <w:noProof/>
          <w:sz w:val="24"/>
        </w:rPr>
        <w:t>16</w:t>
      </w:r>
      <w:del w:id="133" w:author="Author">
        <w:r w:rsidR="00D55946" w:rsidRPr="00B4337C">
          <w:rPr>
            <w:rFonts w:asciiTheme="majorBidi" w:hAnsiTheme="majorBidi" w:cstheme="majorBidi"/>
            <w:noProof/>
            <w:sz w:val="24"/>
          </w:rPr>
          <w:delText>);</w:delText>
        </w:r>
      </w:del>
      <w:ins w:id="134" w:author="Author">
        <w:r w:rsidRPr="00ED3441">
          <w:rPr>
            <w:rFonts w:asciiTheme="majorBidi" w:hAnsiTheme="majorBidi" w:cstheme="majorBidi"/>
            <w:noProof/>
            <w:sz w:val="24"/>
          </w:rPr>
          <w:t>) 2016 (pp. 265-283).</w:t>
        </w:r>
      </w:ins>
      <w:r w:rsidRPr="00ED3441">
        <w:rPr>
          <w:rFonts w:asciiTheme="majorBidi" w:hAnsiTheme="majorBidi" w:cstheme="majorBidi"/>
          <w:noProof/>
          <w:sz w:val="24"/>
        </w:rPr>
        <w:t xml:space="preserve"> 2016.</w:t>
      </w:r>
      <w:bookmarkEnd w:id="129"/>
    </w:p>
    <w:p w14:paraId="3B6D998D" w14:textId="59C71A2C" w:rsidR="00385798" w:rsidRPr="00ED3441" w:rsidRDefault="00385798" w:rsidP="00385798">
      <w:pPr>
        <w:pStyle w:val="EndNoteBibliography"/>
        <w:ind w:left="720" w:hanging="720"/>
        <w:rPr>
          <w:rFonts w:asciiTheme="majorBidi" w:hAnsiTheme="majorBidi" w:cstheme="majorBidi"/>
          <w:noProof/>
          <w:sz w:val="24"/>
        </w:rPr>
      </w:pPr>
      <w:bookmarkStart w:id="135" w:name="_ENREF_21"/>
      <w:r w:rsidRPr="00ED3441">
        <w:rPr>
          <w:rFonts w:asciiTheme="majorBidi" w:hAnsiTheme="majorBidi" w:cstheme="majorBidi"/>
          <w:noProof/>
          <w:sz w:val="24"/>
        </w:rPr>
        <w:t>21.</w:t>
      </w:r>
      <w:r w:rsidRPr="00ED3441">
        <w:rPr>
          <w:rFonts w:asciiTheme="majorBidi" w:hAnsiTheme="majorBidi" w:cstheme="majorBidi"/>
          <w:noProof/>
          <w:sz w:val="24"/>
        </w:rPr>
        <w:tab/>
        <w:t xml:space="preserve">Zhang Z, Sabuncu M. Generalized cross entropy loss for training deep neural networks with noisy labels. </w:t>
      </w:r>
      <w:del w:id="136" w:author="Author">
        <w:r w:rsidR="00D55946" w:rsidRPr="00B4337C">
          <w:rPr>
            <w:rFonts w:asciiTheme="majorBidi" w:hAnsiTheme="majorBidi" w:cstheme="majorBidi"/>
            <w:noProof/>
            <w:sz w:val="24"/>
          </w:rPr>
          <w:delText>Advances in neural information processing systems. 2018;31</w:delText>
        </w:r>
      </w:del>
      <w:ins w:id="137" w:author="Author">
        <w:r w:rsidRPr="00ED3441">
          <w:rPr>
            <w:rFonts w:asciiTheme="majorBidi" w:hAnsiTheme="majorBidi" w:cstheme="majorBidi"/>
            <w:noProof/>
            <w:sz w:val="24"/>
          </w:rPr>
          <w:t>32nd Conference on Neural Information Processing Systems (NeurIPS 2018), eprint arXiv:1805.078362018</w:t>
        </w:r>
      </w:ins>
      <w:r w:rsidRPr="00ED3441">
        <w:rPr>
          <w:rFonts w:asciiTheme="majorBidi" w:hAnsiTheme="majorBidi" w:cstheme="majorBidi"/>
          <w:noProof/>
          <w:sz w:val="24"/>
        </w:rPr>
        <w:t>.</w:t>
      </w:r>
      <w:bookmarkEnd w:id="135"/>
    </w:p>
    <w:p w14:paraId="3C9A1CC0" w14:textId="4643F44F" w:rsidR="00385798" w:rsidRPr="00ED3441" w:rsidRDefault="00385798" w:rsidP="00385798">
      <w:pPr>
        <w:pStyle w:val="EndNoteBibliography"/>
        <w:ind w:left="720" w:hanging="720"/>
        <w:rPr>
          <w:rFonts w:asciiTheme="majorBidi" w:hAnsiTheme="majorBidi" w:cstheme="majorBidi"/>
          <w:noProof/>
          <w:sz w:val="24"/>
        </w:rPr>
      </w:pPr>
      <w:bookmarkStart w:id="138" w:name="_ENREF_22"/>
      <w:r w:rsidRPr="00ED3441">
        <w:rPr>
          <w:rFonts w:asciiTheme="majorBidi" w:hAnsiTheme="majorBidi" w:cstheme="majorBidi"/>
          <w:noProof/>
          <w:sz w:val="24"/>
        </w:rPr>
        <w:t>22.</w:t>
      </w:r>
      <w:r w:rsidRPr="00ED3441">
        <w:rPr>
          <w:rFonts w:asciiTheme="majorBidi" w:hAnsiTheme="majorBidi" w:cstheme="majorBidi"/>
          <w:noProof/>
          <w:sz w:val="24"/>
        </w:rPr>
        <w:tab/>
        <w:t xml:space="preserve">Kingma DP, Ba J. Adam: A method for stochastic optimization. </w:t>
      </w:r>
      <w:ins w:id="139" w:author="Author">
        <w:r w:rsidRPr="00ED3441">
          <w:rPr>
            <w:rFonts w:asciiTheme="majorBidi" w:hAnsiTheme="majorBidi" w:cstheme="majorBidi"/>
            <w:noProof/>
            <w:sz w:val="24"/>
          </w:rPr>
          <w:t xml:space="preserve">3rd International Conference for Learning Representations, San Diego, 2015. </w:t>
        </w:r>
      </w:ins>
      <w:r w:rsidRPr="00ED3441">
        <w:rPr>
          <w:rFonts w:asciiTheme="majorBidi" w:hAnsiTheme="majorBidi" w:cstheme="majorBidi"/>
          <w:noProof/>
          <w:sz w:val="24"/>
        </w:rPr>
        <w:t>arXiv preprint arXiv:</w:t>
      </w:r>
      <w:del w:id="140" w:author="Author">
        <w:r w:rsidR="00D55946" w:rsidRPr="00B4337C">
          <w:rPr>
            <w:rFonts w:asciiTheme="majorBidi" w:hAnsiTheme="majorBidi" w:cstheme="majorBidi"/>
            <w:noProof/>
            <w:sz w:val="24"/>
          </w:rPr>
          <w:delText>14126980. 2014</w:delText>
        </w:r>
      </w:del>
      <w:ins w:id="141" w:author="Author">
        <w:r w:rsidRPr="00ED3441">
          <w:rPr>
            <w:rFonts w:asciiTheme="majorBidi" w:hAnsiTheme="majorBidi" w:cstheme="majorBidi"/>
            <w:noProof/>
            <w:sz w:val="24"/>
          </w:rPr>
          <w:t>1412.69802014</w:t>
        </w:r>
      </w:ins>
      <w:r w:rsidRPr="00ED3441">
        <w:rPr>
          <w:rFonts w:asciiTheme="majorBidi" w:hAnsiTheme="majorBidi" w:cstheme="majorBidi"/>
          <w:noProof/>
          <w:sz w:val="24"/>
        </w:rPr>
        <w:t>.</w:t>
      </w:r>
      <w:bookmarkEnd w:id="138"/>
    </w:p>
    <w:p w14:paraId="70549946" w14:textId="38004AE0" w:rsidR="00385798" w:rsidRPr="00ED3441" w:rsidRDefault="00385798" w:rsidP="00385798">
      <w:pPr>
        <w:pStyle w:val="EndNoteBibliography"/>
        <w:ind w:left="720" w:hanging="720"/>
        <w:rPr>
          <w:rFonts w:asciiTheme="majorBidi" w:hAnsiTheme="majorBidi" w:cstheme="majorBidi"/>
          <w:noProof/>
          <w:sz w:val="24"/>
        </w:rPr>
      </w:pPr>
      <w:bookmarkStart w:id="142" w:name="_ENREF_23"/>
      <w:r w:rsidRPr="00ED3441">
        <w:rPr>
          <w:rFonts w:asciiTheme="majorBidi" w:hAnsiTheme="majorBidi" w:cstheme="majorBidi"/>
          <w:noProof/>
          <w:sz w:val="24"/>
        </w:rPr>
        <w:t>23.</w:t>
      </w:r>
      <w:r w:rsidRPr="00ED3441">
        <w:rPr>
          <w:rFonts w:asciiTheme="majorBidi" w:hAnsiTheme="majorBidi" w:cstheme="majorBidi"/>
          <w:noProof/>
          <w:sz w:val="24"/>
        </w:rPr>
        <w:tab/>
        <w:t xml:space="preserve">Gu Y, Cheng L. Classification of class overlapping datasets by kernel-MTS method. </w:t>
      </w:r>
      <w:del w:id="143" w:author="Author">
        <w:r w:rsidR="00D55946" w:rsidRPr="00B4337C">
          <w:rPr>
            <w:rFonts w:asciiTheme="majorBidi" w:hAnsiTheme="majorBidi" w:cstheme="majorBidi"/>
            <w:noProof/>
            <w:sz w:val="24"/>
          </w:rPr>
          <w:delText>International Journal of Innovative Computing, Information and</w:delText>
        </w:r>
      </w:del>
      <w:ins w:id="144" w:author="Author">
        <w:r w:rsidRPr="00ED3441">
          <w:rPr>
            <w:rFonts w:asciiTheme="majorBidi" w:hAnsiTheme="majorBidi" w:cstheme="majorBidi"/>
            <w:noProof/>
            <w:sz w:val="24"/>
          </w:rPr>
          <w:t>Int J Innov Comput Inf</w:t>
        </w:r>
      </w:ins>
      <w:r w:rsidRPr="00ED3441">
        <w:rPr>
          <w:rFonts w:asciiTheme="majorBidi" w:hAnsiTheme="majorBidi" w:cstheme="majorBidi"/>
          <w:noProof/>
          <w:sz w:val="24"/>
        </w:rPr>
        <w:t xml:space="preserve"> Control. 2017;13(5):1759-1767.</w:t>
      </w:r>
      <w:bookmarkEnd w:id="142"/>
    </w:p>
    <w:p w14:paraId="50B44251" w14:textId="77777777" w:rsidR="00385798" w:rsidRPr="00ED3441" w:rsidRDefault="00385798" w:rsidP="00385798">
      <w:pPr>
        <w:pStyle w:val="EndNoteBibliography"/>
        <w:ind w:left="720" w:hanging="720"/>
        <w:rPr>
          <w:rFonts w:asciiTheme="majorBidi" w:hAnsiTheme="majorBidi" w:cstheme="majorBidi"/>
          <w:noProof/>
          <w:sz w:val="24"/>
        </w:rPr>
      </w:pPr>
      <w:bookmarkStart w:id="145" w:name="_ENREF_24"/>
      <w:r w:rsidRPr="00ED3441">
        <w:rPr>
          <w:rFonts w:asciiTheme="majorBidi" w:hAnsiTheme="majorBidi" w:cstheme="majorBidi"/>
          <w:noProof/>
          <w:sz w:val="24"/>
        </w:rPr>
        <w:t>24.</w:t>
      </w:r>
      <w:r w:rsidRPr="00ED3441">
        <w:rPr>
          <w:rFonts w:asciiTheme="majorBidi" w:hAnsiTheme="majorBidi" w:cstheme="majorBidi"/>
          <w:noProof/>
          <w:sz w:val="24"/>
        </w:rPr>
        <w:tab/>
        <w:t>Xiong H, Li M, Jiang T, et al. Classification algorithm based on NB for class overlapping problem. Appl Math. 2013;7(2L):409-415.</w:t>
      </w:r>
      <w:bookmarkEnd w:id="145"/>
    </w:p>
    <w:p w14:paraId="5A3F8EC3" w14:textId="3FFB7355" w:rsidR="00385798" w:rsidRPr="00ED3441" w:rsidRDefault="00385798" w:rsidP="00385798">
      <w:pPr>
        <w:pStyle w:val="EndNoteBibliography"/>
        <w:ind w:left="720" w:hanging="720"/>
        <w:rPr>
          <w:rFonts w:asciiTheme="majorBidi" w:hAnsiTheme="majorBidi" w:cstheme="majorBidi"/>
          <w:noProof/>
          <w:sz w:val="24"/>
        </w:rPr>
      </w:pPr>
      <w:bookmarkStart w:id="146" w:name="_ENREF_25"/>
      <w:r w:rsidRPr="00ED3441">
        <w:rPr>
          <w:rFonts w:asciiTheme="majorBidi" w:hAnsiTheme="majorBidi" w:cstheme="majorBidi"/>
          <w:noProof/>
          <w:sz w:val="24"/>
        </w:rPr>
        <w:t>25.</w:t>
      </w:r>
      <w:r w:rsidRPr="00ED3441">
        <w:rPr>
          <w:rFonts w:asciiTheme="majorBidi" w:hAnsiTheme="majorBidi" w:cstheme="majorBidi"/>
          <w:noProof/>
          <w:sz w:val="24"/>
        </w:rPr>
        <w:tab/>
        <w:t xml:space="preserve">Triantafyllidis AK, Tsanas A. Applications of machine learning in real-life digital health interventions: review of the literature. </w:t>
      </w:r>
      <w:del w:id="147" w:author="Author">
        <w:r w:rsidR="00D55946" w:rsidRPr="00B4337C">
          <w:rPr>
            <w:rFonts w:asciiTheme="majorBidi" w:hAnsiTheme="majorBidi" w:cstheme="majorBidi"/>
            <w:noProof/>
            <w:sz w:val="24"/>
          </w:rPr>
          <w:delText>Journal of medical</w:delText>
        </w:r>
      </w:del>
      <w:ins w:id="148" w:author="Author">
        <w:r w:rsidRPr="00ED3441">
          <w:rPr>
            <w:rFonts w:asciiTheme="majorBidi" w:hAnsiTheme="majorBidi" w:cstheme="majorBidi"/>
            <w:noProof/>
            <w:sz w:val="24"/>
          </w:rPr>
          <w:t>J Med</w:t>
        </w:r>
      </w:ins>
      <w:r w:rsidRPr="00ED3441">
        <w:rPr>
          <w:rFonts w:asciiTheme="majorBidi" w:hAnsiTheme="majorBidi" w:cstheme="majorBidi"/>
          <w:noProof/>
          <w:sz w:val="24"/>
        </w:rPr>
        <w:t xml:space="preserve"> Internet </w:t>
      </w:r>
      <w:del w:id="149" w:author="Author">
        <w:r w:rsidR="00D55946" w:rsidRPr="00B4337C">
          <w:rPr>
            <w:rFonts w:asciiTheme="majorBidi" w:hAnsiTheme="majorBidi" w:cstheme="majorBidi"/>
            <w:noProof/>
            <w:sz w:val="24"/>
          </w:rPr>
          <w:delText>research</w:delText>
        </w:r>
      </w:del>
      <w:ins w:id="150" w:author="Author">
        <w:r w:rsidRPr="00ED3441">
          <w:rPr>
            <w:rFonts w:asciiTheme="majorBidi" w:hAnsiTheme="majorBidi" w:cstheme="majorBidi"/>
            <w:noProof/>
            <w:sz w:val="24"/>
          </w:rPr>
          <w:t>Res</w:t>
        </w:r>
      </w:ins>
      <w:r w:rsidRPr="00ED3441">
        <w:rPr>
          <w:rFonts w:asciiTheme="majorBidi" w:hAnsiTheme="majorBidi" w:cstheme="majorBidi"/>
          <w:noProof/>
          <w:sz w:val="24"/>
        </w:rPr>
        <w:t>. 2019;21(4):e12286.</w:t>
      </w:r>
      <w:bookmarkEnd w:id="146"/>
    </w:p>
    <w:p w14:paraId="587999E9" w14:textId="2C844824" w:rsidR="00385798" w:rsidRPr="00ED3441" w:rsidRDefault="00385798" w:rsidP="00385798">
      <w:pPr>
        <w:pStyle w:val="EndNoteBibliography"/>
        <w:ind w:left="720" w:hanging="720"/>
        <w:rPr>
          <w:rFonts w:asciiTheme="majorBidi" w:hAnsiTheme="majorBidi" w:cstheme="majorBidi"/>
          <w:noProof/>
          <w:sz w:val="24"/>
        </w:rPr>
      </w:pPr>
      <w:bookmarkStart w:id="151" w:name="_ENREF_26"/>
      <w:r w:rsidRPr="00ED3441">
        <w:rPr>
          <w:rFonts w:asciiTheme="majorBidi" w:hAnsiTheme="majorBidi" w:cstheme="majorBidi"/>
          <w:noProof/>
          <w:sz w:val="24"/>
        </w:rPr>
        <w:t>26.</w:t>
      </w:r>
      <w:r w:rsidRPr="00ED3441">
        <w:rPr>
          <w:rFonts w:asciiTheme="majorBidi" w:hAnsiTheme="majorBidi" w:cstheme="majorBidi"/>
          <w:noProof/>
          <w:sz w:val="24"/>
        </w:rPr>
        <w:tab/>
        <w:t xml:space="preserve">Arisholm E, Briand LC, Johannessen EB. A systematic and comprehensive investigation of methods to build and evaluate fault prediction models. </w:t>
      </w:r>
      <w:del w:id="152" w:author="Author">
        <w:r w:rsidR="00D55946" w:rsidRPr="00B4337C">
          <w:rPr>
            <w:rFonts w:asciiTheme="majorBidi" w:hAnsiTheme="majorBidi" w:cstheme="majorBidi"/>
            <w:noProof/>
            <w:sz w:val="24"/>
          </w:rPr>
          <w:delText>Journal of Systems and Software.</w:delText>
        </w:r>
      </w:del>
      <w:ins w:id="153" w:author="Author">
        <w:r w:rsidRPr="00ED3441">
          <w:rPr>
            <w:rFonts w:asciiTheme="majorBidi" w:hAnsiTheme="majorBidi" w:cstheme="majorBidi"/>
            <w:noProof/>
            <w:sz w:val="24"/>
          </w:rPr>
          <w:t>J Syst Softw.</w:t>
        </w:r>
      </w:ins>
      <w:r w:rsidRPr="00ED3441">
        <w:rPr>
          <w:rFonts w:asciiTheme="majorBidi" w:hAnsiTheme="majorBidi" w:cstheme="majorBidi"/>
          <w:noProof/>
          <w:sz w:val="24"/>
        </w:rPr>
        <w:t xml:space="preserve"> 2010;83(1):2-17.</w:t>
      </w:r>
      <w:bookmarkEnd w:id="151"/>
    </w:p>
    <w:p w14:paraId="3C1DC64C" w14:textId="46C895CC" w:rsidR="00385798" w:rsidRPr="00ED3441" w:rsidRDefault="00385798" w:rsidP="00385798">
      <w:pPr>
        <w:pStyle w:val="EndNoteBibliography"/>
        <w:ind w:left="720" w:hanging="720"/>
        <w:rPr>
          <w:rFonts w:asciiTheme="majorBidi" w:hAnsiTheme="majorBidi" w:cstheme="majorBidi"/>
          <w:noProof/>
          <w:sz w:val="24"/>
        </w:rPr>
      </w:pPr>
      <w:bookmarkStart w:id="154" w:name="_ENREF_27"/>
      <w:r w:rsidRPr="00ED3441">
        <w:rPr>
          <w:rFonts w:asciiTheme="majorBidi" w:hAnsiTheme="majorBidi" w:cstheme="majorBidi"/>
          <w:noProof/>
          <w:sz w:val="24"/>
        </w:rPr>
        <w:lastRenderedPageBreak/>
        <w:t>27.</w:t>
      </w:r>
      <w:r w:rsidRPr="00ED3441">
        <w:rPr>
          <w:rFonts w:asciiTheme="majorBidi" w:hAnsiTheme="majorBidi" w:cstheme="majorBidi"/>
          <w:noProof/>
          <w:sz w:val="24"/>
        </w:rPr>
        <w:tab/>
        <w:t xml:space="preserve">Barletta L, Giusti A, Rottondi C, et al., editors. QoT estimation for unestablished lighpaths using machine learning. </w:t>
      </w:r>
      <w:del w:id="155" w:author="Author">
        <w:r w:rsidR="00D55946" w:rsidRPr="00B4337C">
          <w:rPr>
            <w:rFonts w:asciiTheme="majorBidi" w:hAnsiTheme="majorBidi" w:cstheme="majorBidi"/>
            <w:noProof/>
            <w:sz w:val="24"/>
          </w:rPr>
          <w:delText>Optical</w:delText>
        </w:r>
      </w:del>
      <w:ins w:id="156" w:author="Author">
        <w:r w:rsidRPr="00ED3441">
          <w:rPr>
            <w:rFonts w:asciiTheme="majorBidi" w:hAnsiTheme="majorBidi" w:cstheme="majorBidi"/>
            <w:noProof/>
            <w:sz w:val="24"/>
          </w:rPr>
          <w:t>InOptical</w:t>
        </w:r>
      </w:ins>
      <w:r w:rsidRPr="00ED3441">
        <w:rPr>
          <w:rFonts w:asciiTheme="majorBidi" w:hAnsiTheme="majorBidi" w:cstheme="majorBidi"/>
          <w:noProof/>
          <w:sz w:val="24"/>
        </w:rPr>
        <w:t xml:space="preserve"> Fiber Communication Conference </w:t>
      </w:r>
      <w:del w:id="157" w:author="Author">
        <w:r w:rsidR="00D55946" w:rsidRPr="00B4337C">
          <w:rPr>
            <w:rFonts w:asciiTheme="majorBidi" w:hAnsiTheme="majorBidi" w:cstheme="majorBidi"/>
            <w:noProof/>
            <w:sz w:val="24"/>
          </w:rPr>
          <w:delText xml:space="preserve">and Exhibition (OFC), IEEE. pp:1-3; </w:delText>
        </w:r>
      </w:del>
      <w:r w:rsidRPr="00ED3441">
        <w:rPr>
          <w:rFonts w:asciiTheme="majorBidi" w:hAnsiTheme="majorBidi" w:cstheme="majorBidi"/>
          <w:noProof/>
          <w:sz w:val="24"/>
        </w:rPr>
        <w:t>2017</w:t>
      </w:r>
      <w:del w:id="158" w:author="Author">
        <w:r w:rsidR="00D55946" w:rsidRPr="00B4337C">
          <w:rPr>
            <w:rFonts w:asciiTheme="majorBidi" w:hAnsiTheme="majorBidi" w:cstheme="majorBidi"/>
            <w:noProof/>
            <w:sz w:val="24"/>
          </w:rPr>
          <w:delText>:</w:delText>
        </w:r>
      </w:del>
      <w:ins w:id="159" w:author="Author">
        <w:r w:rsidRPr="00ED3441">
          <w:rPr>
            <w:rFonts w:asciiTheme="majorBidi" w:hAnsiTheme="majorBidi" w:cstheme="majorBidi"/>
            <w:noProof/>
            <w:sz w:val="24"/>
          </w:rPr>
          <w:t xml:space="preserve"> Mar 19 (pp. Th1J-1).</w:t>
        </w:r>
      </w:ins>
      <w:r w:rsidRPr="00ED3441">
        <w:rPr>
          <w:rFonts w:asciiTheme="majorBidi" w:hAnsiTheme="majorBidi" w:cstheme="majorBidi"/>
          <w:noProof/>
          <w:sz w:val="24"/>
        </w:rPr>
        <w:t xml:space="preserve"> Optical Society of America</w:t>
      </w:r>
      <w:ins w:id="160" w:author="Author">
        <w:r w:rsidRPr="00ED3441">
          <w:rPr>
            <w:rFonts w:asciiTheme="majorBidi" w:hAnsiTheme="majorBidi" w:cstheme="majorBidi"/>
            <w:noProof/>
            <w:sz w:val="24"/>
          </w:rPr>
          <w:t>; 2017</w:t>
        </w:r>
      </w:ins>
      <w:r w:rsidRPr="00ED3441">
        <w:rPr>
          <w:rFonts w:asciiTheme="majorBidi" w:hAnsiTheme="majorBidi" w:cstheme="majorBidi"/>
          <w:noProof/>
          <w:sz w:val="24"/>
        </w:rPr>
        <w:t>.</w:t>
      </w:r>
      <w:bookmarkEnd w:id="154"/>
    </w:p>
    <w:p w14:paraId="713B9278" w14:textId="18278FA6" w:rsidR="00385798" w:rsidRPr="00ED3441" w:rsidRDefault="00385798" w:rsidP="00385798">
      <w:pPr>
        <w:pStyle w:val="EndNoteBibliography"/>
        <w:ind w:left="720" w:hanging="720"/>
        <w:rPr>
          <w:rFonts w:asciiTheme="majorBidi" w:hAnsiTheme="majorBidi" w:cstheme="majorBidi"/>
          <w:noProof/>
          <w:sz w:val="24"/>
        </w:rPr>
      </w:pPr>
      <w:bookmarkStart w:id="161" w:name="_ENREF_28"/>
      <w:r w:rsidRPr="00ED3441">
        <w:rPr>
          <w:rFonts w:asciiTheme="majorBidi" w:hAnsiTheme="majorBidi" w:cstheme="majorBidi"/>
          <w:noProof/>
          <w:sz w:val="24"/>
        </w:rPr>
        <w:t>28.</w:t>
      </w:r>
      <w:r w:rsidRPr="00ED3441">
        <w:rPr>
          <w:rFonts w:asciiTheme="majorBidi" w:hAnsiTheme="majorBidi" w:cstheme="majorBidi"/>
          <w:noProof/>
          <w:sz w:val="24"/>
        </w:rPr>
        <w:tab/>
        <w:t xml:space="preserve">Cheng M-Y, Kusoemo D, Gosno RA. Text mining-based construction site accident classification using hybrid supervised machine learning. </w:t>
      </w:r>
      <w:del w:id="162" w:author="Author">
        <w:r w:rsidR="00D55946" w:rsidRPr="00B4337C">
          <w:rPr>
            <w:rFonts w:asciiTheme="majorBidi" w:hAnsiTheme="majorBidi" w:cstheme="majorBidi"/>
            <w:noProof/>
            <w:sz w:val="24"/>
          </w:rPr>
          <w:delText>Automation in Construction.</w:delText>
        </w:r>
      </w:del>
      <w:ins w:id="163" w:author="Author">
        <w:r w:rsidRPr="00ED3441">
          <w:rPr>
            <w:rFonts w:asciiTheme="majorBidi" w:hAnsiTheme="majorBidi" w:cstheme="majorBidi"/>
            <w:noProof/>
            <w:sz w:val="24"/>
          </w:rPr>
          <w:t>Autom Constr.</w:t>
        </w:r>
      </w:ins>
      <w:r w:rsidRPr="00ED3441">
        <w:rPr>
          <w:rFonts w:asciiTheme="majorBidi" w:hAnsiTheme="majorBidi" w:cstheme="majorBidi"/>
          <w:noProof/>
          <w:sz w:val="24"/>
        </w:rPr>
        <w:t xml:space="preserve"> 2020;118:103265.</w:t>
      </w:r>
      <w:bookmarkEnd w:id="161"/>
    </w:p>
    <w:p w14:paraId="2BFB95F9" w14:textId="77777777" w:rsidR="00385798" w:rsidRPr="00ED3441" w:rsidRDefault="00385798" w:rsidP="00385798">
      <w:pPr>
        <w:pStyle w:val="EndNoteBibliography"/>
        <w:ind w:left="720" w:hanging="720"/>
        <w:rPr>
          <w:rFonts w:asciiTheme="majorBidi" w:hAnsiTheme="majorBidi" w:cstheme="majorBidi"/>
          <w:noProof/>
          <w:sz w:val="24"/>
        </w:rPr>
      </w:pPr>
      <w:bookmarkStart w:id="164" w:name="_ENREF_29"/>
      <w:r w:rsidRPr="00ED3441">
        <w:rPr>
          <w:rFonts w:asciiTheme="majorBidi" w:hAnsiTheme="majorBidi" w:cstheme="majorBidi"/>
          <w:noProof/>
          <w:sz w:val="24"/>
        </w:rPr>
        <w:t>29.</w:t>
      </w:r>
      <w:r w:rsidRPr="00ED3441">
        <w:rPr>
          <w:rFonts w:asciiTheme="majorBidi" w:hAnsiTheme="majorBidi" w:cstheme="majorBidi"/>
          <w:noProof/>
          <w:sz w:val="24"/>
        </w:rPr>
        <w:tab/>
        <w:t>Johannessen EB. Data mining techniques, candidate measures and evaluation methods for building practically useful fault-proneness prediction models. Master’s thesis, University of Oslo, Department of Informatics, Oslo, Norway. 2008.</w:t>
      </w:r>
      <w:bookmarkEnd w:id="164"/>
    </w:p>
    <w:p w14:paraId="48CD7AD1" w14:textId="77777777" w:rsidR="00385798" w:rsidRPr="00ED3441" w:rsidRDefault="00385798" w:rsidP="00385798">
      <w:pPr>
        <w:pStyle w:val="EndNoteBibliography"/>
        <w:ind w:left="720" w:hanging="720"/>
        <w:rPr>
          <w:rFonts w:asciiTheme="majorBidi" w:hAnsiTheme="majorBidi" w:cstheme="majorBidi"/>
          <w:noProof/>
          <w:sz w:val="24"/>
        </w:rPr>
      </w:pPr>
      <w:bookmarkStart w:id="165" w:name="_ENREF_30"/>
      <w:r w:rsidRPr="00ED3441">
        <w:rPr>
          <w:rFonts w:asciiTheme="majorBidi" w:hAnsiTheme="majorBidi" w:cstheme="majorBidi"/>
          <w:noProof/>
          <w:sz w:val="24"/>
        </w:rPr>
        <w:t>30.</w:t>
      </w:r>
      <w:r w:rsidRPr="00ED3441">
        <w:rPr>
          <w:rFonts w:asciiTheme="majorBidi" w:hAnsiTheme="majorBidi" w:cstheme="majorBidi"/>
          <w:noProof/>
          <w:sz w:val="24"/>
        </w:rPr>
        <w:tab/>
        <w:t>Dong X, Rashidian S, Wang Y, et al., editors. Machine Learning Based Opioid Overdose Prediction Using Electronic Health Records. AMIA Annu Symp Proc. 2020 Mar 4;2019:389-398. 2019: American Medical Informatics Association.</w:t>
      </w:r>
      <w:bookmarkEnd w:id="165"/>
    </w:p>
    <w:p w14:paraId="28E7BB20" w14:textId="77777777" w:rsidR="00385798" w:rsidRPr="00ED3441" w:rsidRDefault="00385798" w:rsidP="00385798">
      <w:pPr>
        <w:pStyle w:val="EndNoteBibliography"/>
        <w:ind w:left="720" w:hanging="720"/>
        <w:rPr>
          <w:rFonts w:asciiTheme="majorBidi" w:hAnsiTheme="majorBidi" w:cstheme="majorBidi"/>
          <w:noProof/>
          <w:sz w:val="24"/>
        </w:rPr>
      </w:pPr>
      <w:bookmarkStart w:id="166" w:name="_ENREF_31"/>
      <w:r w:rsidRPr="00ED3441">
        <w:rPr>
          <w:rFonts w:asciiTheme="majorBidi" w:hAnsiTheme="majorBidi" w:cstheme="majorBidi"/>
          <w:noProof/>
          <w:sz w:val="24"/>
        </w:rPr>
        <w:t>31.</w:t>
      </w:r>
      <w:r w:rsidRPr="00ED3441">
        <w:rPr>
          <w:rFonts w:asciiTheme="majorBidi" w:hAnsiTheme="majorBidi" w:cstheme="majorBidi"/>
          <w:noProof/>
          <w:sz w:val="24"/>
        </w:rPr>
        <w:tab/>
        <w:t>Zhu J, Zhao X, Li H, et al. An effective machine learning approach for identifying the glyphosate poisoning status in rats using blood routine test. IEEE Access. 2018;6:15653-15662.</w:t>
      </w:r>
      <w:bookmarkEnd w:id="166"/>
    </w:p>
    <w:p w14:paraId="0E3A850C" w14:textId="77777777" w:rsidR="00385798" w:rsidRPr="00ED3441" w:rsidRDefault="00385798" w:rsidP="00385798">
      <w:pPr>
        <w:pStyle w:val="EndNoteBibliography"/>
        <w:ind w:left="720" w:hanging="720"/>
        <w:rPr>
          <w:rFonts w:asciiTheme="majorBidi" w:hAnsiTheme="majorBidi" w:cstheme="majorBidi"/>
          <w:noProof/>
          <w:sz w:val="24"/>
        </w:rPr>
      </w:pPr>
      <w:bookmarkStart w:id="167" w:name="_ENREF_32"/>
      <w:r w:rsidRPr="00ED3441">
        <w:rPr>
          <w:rFonts w:asciiTheme="majorBidi" w:hAnsiTheme="majorBidi" w:cstheme="majorBidi"/>
          <w:noProof/>
          <w:sz w:val="24"/>
        </w:rPr>
        <w:t>32.</w:t>
      </w:r>
      <w:r w:rsidRPr="00ED3441">
        <w:rPr>
          <w:rFonts w:asciiTheme="majorBidi" w:hAnsiTheme="majorBidi" w:cstheme="majorBidi"/>
          <w:noProof/>
          <w:sz w:val="24"/>
        </w:rPr>
        <w:tab/>
        <w:t>Xu Y, Yu K, Wang P, et al. A new hybrid machine learning approach for prediction of phenanthrene toxicity on mice. IEEE Access. 2019;7:138461-138472.</w:t>
      </w:r>
      <w:bookmarkEnd w:id="167"/>
    </w:p>
    <w:p w14:paraId="303AE141" w14:textId="40BE934B" w:rsidR="00385798" w:rsidRPr="00ED3441" w:rsidRDefault="00385798" w:rsidP="00385798">
      <w:pPr>
        <w:pStyle w:val="EndNoteBibliography"/>
        <w:ind w:left="720" w:hanging="720"/>
        <w:rPr>
          <w:rFonts w:asciiTheme="majorBidi" w:hAnsiTheme="majorBidi" w:cstheme="majorBidi"/>
          <w:noProof/>
          <w:sz w:val="24"/>
        </w:rPr>
      </w:pPr>
      <w:bookmarkStart w:id="168" w:name="_ENREF_33"/>
      <w:r w:rsidRPr="00ED3441">
        <w:rPr>
          <w:rFonts w:asciiTheme="majorBidi" w:hAnsiTheme="majorBidi" w:cstheme="majorBidi"/>
          <w:noProof/>
          <w:sz w:val="24"/>
        </w:rPr>
        <w:t>33.</w:t>
      </w:r>
      <w:r w:rsidRPr="00ED3441">
        <w:rPr>
          <w:rFonts w:asciiTheme="majorBidi" w:hAnsiTheme="majorBidi" w:cstheme="majorBidi"/>
          <w:noProof/>
          <w:sz w:val="24"/>
        </w:rPr>
        <w:tab/>
        <w:t xml:space="preserve">Chen H, Hu L, Li H, et al. An effective machine learning approach for prognosis of paraquat poisoning patients using blood routine indexes. Basic </w:t>
      </w:r>
      <w:del w:id="169" w:author="Author">
        <w:r w:rsidR="00D55946" w:rsidRPr="00B4337C">
          <w:rPr>
            <w:rFonts w:asciiTheme="majorBidi" w:hAnsiTheme="majorBidi" w:cstheme="majorBidi"/>
            <w:noProof/>
            <w:sz w:val="24"/>
          </w:rPr>
          <w:delText>&amp; clinical pharmacology &amp; toxicology</w:delText>
        </w:r>
      </w:del>
      <w:ins w:id="170" w:author="Author">
        <w:r w:rsidRPr="00ED3441">
          <w:rPr>
            <w:rFonts w:asciiTheme="majorBidi" w:hAnsiTheme="majorBidi" w:cstheme="majorBidi"/>
            <w:noProof/>
            <w:sz w:val="24"/>
          </w:rPr>
          <w:t>Clin Pharmacol Toxicol</w:t>
        </w:r>
      </w:ins>
      <w:r w:rsidRPr="00ED3441">
        <w:rPr>
          <w:rFonts w:asciiTheme="majorBidi" w:hAnsiTheme="majorBidi" w:cstheme="majorBidi"/>
          <w:noProof/>
          <w:sz w:val="24"/>
        </w:rPr>
        <w:t>. 2017;120(1):86-96.</w:t>
      </w:r>
      <w:bookmarkEnd w:id="168"/>
    </w:p>
    <w:p w14:paraId="373F4CD1" w14:textId="6A2582BA" w:rsidR="00385798" w:rsidRPr="00ED3441" w:rsidRDefault="00385798" w:rsidP="00385798">
      <w:pPr>
        <w:pStyle w:val="EndNoteBibliography"/>
        <w:ind w:left="720" w:hanging="720"/>
        <w:rPr>
          <w:rFonts w:asciiTheme="majorBidi" w:hAnsiTheme="majorBidi" w:cstheme="majorBidi"/>
          <w:noProof/>
          <w:sz w:val="24"/>
        </w:rPr>
      </w:pPr>
      <w:bookmarkStart w:id="171" w:name="_ENREF_34"/>
      <w:r w:rsidRPr="00ED3441">
        <w:rPr>
          <w:rFonts w:asciiTheme="majorBidi" w:hAnsiTheme="majorBidi" w:cstheme="majorBidi"/>
          <w:noProof/>
          <w:sz w:val="24"/>
        </w:rPr>
        <w:t>34.</w:t>
      </w:r>
      <w:r w:rsidRPr="00ED3441">
        <w:rPr>
          <w:rFonts w:asciiTheme="majorBidi" w:hAnsiTheme="majorBidi" w:cstheme="majorBidi"/>
          <w:noProof/>
          <w:sz w:val="24"/>
        </w:rPr>
        <w:tab/>
        <w:t xml:space="preserve">Wen C, Lin F, Huang B, et al. Metabolomics Analysis in Acute Paraquat Poisoning Patients Based on UPLC-Q-TOF-MS and Machine Learning Approach. </w:t>
      </w:r>
      <w:del w:id="172" w:author="Author">
        <w:r w:rsidR="00D55946" w:rsidRPr="00B4337C">
          <w:rPr>
            <w:rFonts w:asciiTheme="majorBidi" w:hAnsiTheme="majorBidi" w:cstheme="majorBidi"/>
            <w:noProof/>
            <w:sz w:val="24"/>
          </w:rPr>
          <w:delText>Chemical research in toxicology.</w:delText>
        </w:r>
      </w:del>
      <w:ins w:id="173" w:author="Author">
        <w:r w:rsidRPr="00ED3441">
          <w:rPr>
            <w:rFonts w:asciiTheme="majorBidi" w:hAnsiTheme="majorBidi" w:cstheme="majorBidi"/>
            <w:noProof/>
            <w:sz w:val="24"/>
          </w:rPr>
          <w:t>Chem Res Toxicol.</w:t>
        </w:r>
      </w:ins>
      <w:r w:rsidRPr="00ED3441">
        <w:rPr>
          <w:rFonts w:asciiTheme="majorBidi" w:hAnsiTheme="majorBidi" w:cstheme="majorBidi"/>
          <w:noProof/>
          <w:sz w:val="24"/>
        </w:rPr>
        <w:t xml:space="preserve"> 2019;32(4):629-637.</w:t>
      </w:r>
      <w:bookmarkEnd w:id="171"/>
    </w:p>
    <w:p w14:paraId="23B8BEFD" w14:textId="3C151BA5" w:rsidR="00385798" w:rsidRPr="00ED3441" w:rsidRDefault="00385798" w:rsidP="00385798">
      <w:pPr>
        <w:pStyle w:val="EndNoteBibliography"/>
        <w:ind w:left="720" w:hanging="720"/>
        <w:rPr>
          <w:rFonts w:asciiTheme="majorBidi" w:hAnsiTheme="majorBidi" w:cstheme="majorBidi"/>
          <w:noProof/>
          <w:sz w:val="24"/>
        </w:rPr>
      </w:pPr>
      <w:bookmarkStart w:id="174" w:name="_ENREF_35"/>
      <w:r w:rsidRPr="00ED3441">
        <w:rPr>
          <w:rFonts w:asciiTheme="majorBidi" w:hAnsiTheme="majorBidi" w:cstheme="majorBidi"/>
          <w:noProof/>
          <w:sz w:val="24"/>
        </w:rPr>
        <w:t>35.</w:t>
      </w:r>
      <w:r w:rsidRPr="00ED3441">
        <w:rPr>
          <w:rFonts w:asciiTheme="majorBidi" w:hAnsiTheme="majorBidi" w:cstheme="majorBidi"/>
          <w:noProof/>
          <w:sz w:val="24"/>
        </w:rPr>
        <w:tab/>
        <w:t xml:space="preserve">Behnoush B, Bazmi E, Nazari S, et al. Machine learning algorithms to predict seizure due to acute tramadol poisoning. </w:t>
      </w:r>
      <w:del w:id="175" w:author="Author">
        <w:r w:rsidR="00D55946" w:rsidRPr="00B4337C">
          <w:rPr>
            <w:rFonts w:asciiTheme="majorBidi" w:hAnsiTheme="majorBidi" w:cstheme="majorBidi"/>
            <w:noProof/>
            <w:sz w:val="24"/>
          </w:rPr>
          <w:delText>Human &amp; Experimental Toxicology. 2021:0960327121991910</w:delText>
        </w:r>
      </w:del>
      <w:ins w:id="176" w:author="Author">
        <w:r w:rsidRPr="00ED3441">
          <w:rPr>
            <w:rFonts w:asciiTheme="majorBidi" w:hAnsiTheme="majorBidi" w:cstheme="majorBidi"/>
            <w:noProof/>
            <w:sz w:val="24"/>
          </w:rPr>
          <w:t>Hum Exp Toxicol. 2021;40(8):1225-33</w:t>
        </w:r>
      </w:ins>
      <w:r w:rsidRPr="00ED3441">
        <w:rPr>
          <w:rFonts w:asciiTheme="majorBidi" w:hAnsiTheme="majorBidi" w:cstheme="majorBidi"/>
          <w:noProof/>
          <w:sz w:val="24"/>
        </w:rPr>
        <w:t>.</w:t>
      </w:r>
      <w:bookmarkEnd w:id="174"/>
    </w:p>
    <w:p w14:paraId="33DD6A98" w14:textId="10D26F5F" w:rsidR="00385798" w:rsidRPr="00ED3441" w:rsidRDefault="00385798" w:rsidP="00385798">
      <w:pPr>
        <w:pStyle w:val="EndNoteBibliography"/>
        <w:ind w:left="720" w:hanging="720"/>
        <w:rPr>
          <w:rFonts w:asciiTheme="majorBidi" w:hAnsiTheme="majorBidi" w:cstheme="majorBidi"/>
          <w:noProof/>
          <w:sz w:val="24"/>
        </w:rPr>
      </w:pPr>
      <w:bookmarkStart w:id="177" w:name="_ENREF_36"/>
      <w:r w:rsidRPr="00ED3441">
        <w:rPr>
          <w:rFonts w:asciiTheme="majorBidi" w:hAnsiTheme="majorBidi" w:cstheme="majorBidi"/>
          <w:noProof/>
          <w:sz w:val="24"/>
        </w:rPr>
        <w:t>36.</w:t>
      </w:r>
      <w:r w:rsidRPr="00ED3441">
        <w:rPr>
          <w:rFonts w:asciiTheme="majorBidi" w:hAnsiTheme="majorBidi" w:cstheme="majorBidi"/>
          <w:noProof/>
          <w:sz w:val="24"/>
        </w:rPr>
        <w:tab/>
        <w:t xml:space="preserve">Ouchi K, Lindvall C, Chai PR, et al. Machine learning to predict, detect, and intervene older adults vulnerable for adverse drug events in the emergency department. </w:t>
      </w:r>
      <w:del w:id="178" w:author="Author">
        <w:r w:rsidR="00D55946" w:rsidRPr="00B4337C">
          <w:rPr>
            <w:rFonts w:asciiTheme="majorBidi" w:hAnsiTheme="majorBidi" w:cstheme="majorBidi"/>
            <w:noProof/>
            <w:sz w:val="24"/>
          </w:rPr>
          <w:delText>Journal of Medical Toxicology.</w:delText>
        </w:r>
      </w:del>
      <w:ins w:id="179" w:author="Author">
        <w:r w:rsidRPr="00ED3441">
          <w:rPr>
            <w:rFonts w:asciiTheme="majorBidi" w:hAnsiTheme="majorBidi" w:cstheme="majorBidi"/>
            <w:noProof/>
            <w:sz w:val="24"/>
          </w:rPr>
          <w:t>J Med Toxicol.</w:t>
        </w:r>
      </w:ins>
      <w:r w:rsidRPr="00ED3441">
        <w:rPr>
          <w:rFonts w:asciiTheme="majorBidi" w:hAnsiTheme="majorBidi" w:cstheme="majorBidi"/>
          <w:noProof/>
          <w:sz w:val="24"/>
        </w:rPr>
        <w:t xml:space="preserve"> 2018;14(3):248-252.</w:t>
      </w:r>
      <w:bookmarkEnd w:id="177"/>
    </w:p>
    <w:p w14:paraId="3E8529E7" w14:textId="74074E99" w:rsidR="00385798" w:rsidRPr="00ED3441" w:rsidRDefault="00385798" w:rsidP="00385798">
      <w:pPr>
        <w:pStyle w:val="EndNoteBibliography"/>
        <w:ind w:left="720" w:hanging="720"/>
        <w:rPr>
          <w:rFonts w:asciiTheme="majorBidi" w:hAnsiTheme="majorBidi" w:cstheme="majorBidi"/>
          <w:noProof/>
          <w:sz w:val="24"/>
        </w:rPr>
      </w:pPr>
      <w:bookmarkStart w:id="180" w:name="_ENREF_37"/>
      <w:r w:rsidRPr="00ED3441">
        <w:rPr>
          <w:rFonts w:asciiTheme="majorBidi" w:hAnsiTheme="majorBidi" w:cstheme="majorBidi"/>
          <w:noProof/>
          <w:sz w:val="24"/>
        </w:rPr>
        <w:t>37.</w:t>
      </w:r>
      <w:r w:rsidRPr="00ED3441">
        <w:rPr>
          <w:rFonts w:asciiTheme="majorBidi" w:hAnsiTheme="majorBidi" w:cstheme="majorBidi"/>
          <w:noProof/>
          <w:sz w:val="24"/>
        </w:rPr>
        <w:tab/>
        <w:t xml:space="preserve">Potash E, Ghani R, Walsh J, et al. Validation of a machine learning model to predict childhood lead poisoning. JAMA </w:t>
      </w:r>
      <w:del w:id="181" w:author="Author">
        <w:r w:rsidR="00D55946" w:rsidRPr="00B4337C">
          <w:rPr>
            <w:rFonts w:asciiTheme="majorBidi" w:hAnsiTheme="majorBidi" w:cstheme="majorBidi"/>
            <w:noProof/>
            <w:sz w:val="24"/>
          </w:rPr>
          <w:delText>network open</w:delText>
        </w:r>
      </w:del>
      <w:ins w:id="182" w:author="Author">
        <w:r w:rsidRPr="00ED3441">
          <w:rPr>
            <w:rFonts w:asciiTheme="majorBidi" w:hAnsiTheme="majorBidi" w:cstheme="majorBidi"/>
            <w:noProof/>
            <w:sz w:val="24"/>
          </w:rPr>
          <w:t>Netw Open</w:t>
        </w:r>
      </w:ins>
      <w:r w:rsidRPr="00ED3441">
        <w:rPr>
          <w:rFonts w:asciiTheme="majorBidi" w:hAnsiTheme="majorBidi" w:cstheme="majorBidi"/>
          <w:noProof/>
          <w:sz w:val="24"/>
        </w:rPr>
        <w:t>. 2020;3(9):e2012734-e2012734.</w:t>
      </w:r>
      <w:bookmarkEnd w:id="180"/>
    </w:p>
    <w:p w14:paraId="56AF9825" w14:textId="575F4189" w:rsidR="00385798" w:rsidRPr="00ED3441" w:rsidRDefault="00385798" w:rsidP="00385798">
      <w:pPr>
        <w:pStyle w:val="EndNoteBibliography"/>
        <w:ind w:left="720" w:hanging="720"/>
        <w:rPr>
          <w:rFonts w:asciiTheme="majorBidi" w:hAnsiTheme="majorBidi" w:cstheme="majorBidi"/>
          <w:noProof/>
          <w:sz w:val="24"/>
        </w:rPr>
      </w:pPr>
      <w:bookmarkStart w:id="183" w:name="_ENREF_38"/>
      <w:r w:rsidRPr="00ED3441">
        <w:rPr>
          <w:rFonts w:asciiTheme="majorBidi" w:hAnsiTheme="majorBidi" w:cstheme="majorBidi"/>
          <w:noProof/>
          <w:sz w:val="24"/>
        </w:rPr>
        <w:t>38.</w:t>
      </w:r>
      <w:r w:rsidRPr="00ED3441">
        <w:rPr>
          <w:rFonts w:asciiTheme="majorBidi" w:hAnsiTheme="majorBidi" w:cstheme="majorBidi"/>
          <w:noProof/>
          <w:sz w:val="24"/>
        </w:rPr>
        <w:tab/>
        <w:t xml:space="preserve">Tomiazzi JS, Pereira DR, Judai MA, et al. Performance of machine-learning algorithms to pattern recognition and classification of hearing impairment in Brazilian farmers exposed to pesticide and/or cigarette smoke. </w:t>
      </w:r>
      <w:del w:id="184" w:author="Author">
        <w:r w:rsidR="00D55946" w:rsidRPr="00B4337C">
          <w:rPr>
            <w:rFonts w:asciiTheme="majorBidi" w:hAnsiTheme="majorBidi" w:cstheme="majorBidi"/>
            <w:noProof/>
            <w:sz w:val="24"/>
          </w:rPr>
          <w:delText>Environmental Science and Pollution Research.</w:delText>
        </w:r>
      </w:del>
      <w:ins w:id="185" w:author="Author">
        <w:r w:rsidRPr="00ED3441">
          <w:rPr>
            <w:rFonts w:asciiTheme="majorBidi" w:hAnsiTheme="majorBidi" w:cstheme="majorBidi"/>
            <w:noProof/>
            <w:sz w:val="24"/>
          </w:rPr>
          <w:t>Environ Sci Pollut Res.</w:t>
        </w:r>
      </w:ins>
      <w:r w:rsidRPr="00ED3441">
        <w:rPr>
          <w:rFonts w:asciiTheme="majorBidi" w:hAnsiTheme="majorBidi" w:cstheme="majorBidi"/>
          <w:noProof/>
          <w:sz w:val="24"/>
        </w:rPr>
        <w:t xml:space="preserve"> 2019;26(7):6481-6491.</w:t>
      </w:r>
      <w:bookmarkEnd w:id="183"/>
    </w:p>
    <w:p w14:paraId="65EA0172" w14:textId="77777777" w:rsidR="00385798" w:rsidRPr="00ED3441" w:rsidRDefault="00385798" w:rsidP="00385798">
      <w:pPr>
        <w:pStyle w:val="EndNoteBibliography"/>
        <w:ind w:left="720" w:hanging="720"/>
        <w:rPr>
          <w:rFonts w:asciiTheme="majorBidi" w:hAnsiTheme="majorBidi" w:cstheme="majorBidi"/>
          <w:noProof/>
          <w:sz w:val="24"/>
        </w:rPr>
      </w:pPr>
      <w:bookmarkStart w:id="186" w:name="_ENREF_39"/>
      <w:r w:rsidRPr="00ED3441">
        <w:rPr>
          <w:rFonts w:asciiTheme="majorBidi" w:hAnsiTheme="majorBidi" w:cstheme="majorBidi"/>
          <w:noProof/>
          <w:sz w:val="24"/>
        </w:rPr>
        <w:t>39.</w:t>
      </w:r>
      <w:r w:rsidRPr="00ED3441">
        <w:rPr>
          <w:rFonts w:asciiTheme="majorBidi" w:hAnsiTheme="majorBidi" w:cstheme="majorBidi"/>
          <w:noProof/>
          <w:sz w:val="24"/>
        </w:rPr>
        <w:tab/>
        <w:t>Al-Mejibli IS, Abd DH. Mushroom Diagnosis Assistance System Based on Machine Learning by Using Mobile Devices. Journal of Al-Qadisiyah for computer science and mathematics. 2017;9(2):103-113.</w:t>
      </w:r>
      <w:bookmarkEnd w:id="186"/>
    </w:p>
    <w:p w14:paraId="72A50932" w14:textId="5865A1D7" w:rsidR="00385798" w:rsidRPr="00ED3441" w:rsidRDefault="00385798" w:rsidP="00385798">
      <w:pPr>
        <w:pStyle w:val="EndNoteBibliography"/>
        <w:ind w:left="720" w:hanging="720"/>
        <w:rPr>
          <w:rFonts w:asciiTheme="majorBidi" w:hAnsiTheme="majorBidi" w:cstheme="majorBidi"/>
          <w:noProof/>
          <w:sz w:val="24"/>
        </w:rPr>
      </w:pPr>
      <w:bookmarkStart w:id="187" w:name="_ENREF_40"/>
      <w:r w:rsidRPr="00ED3441">
        <w:rPr>
          <w:rFonts w:asciiTheme="majorBidi" w:hAnsiTheme="majorBidi" w:cstheme="majorBidi"/>
          <w:noProof/>
          <w:sz w:val="24"/>
        </w:rPr>
        <w:t>40.</w:t>
      </w:r>
      <w:r w:rsidRPr="00ED3441">
        <w:rPr>
          <w:rFonts w:asciiTheme="majorBidi" w:hAnsiTheme="majorBidi" w:cstheme="majorBidi"/>
          <w:noProof/>
          <w:sz w:val="24"/>
        </w:rPr>
        <w:tab/>
        <w:t xml:space="preserve">Hoffman RS. Understanding the limitations of retrospective analyses of poison center data. </w:t>
      </w:r>
      <w:del w:id="188" w:author="Author">
        <w:r w:rsidR="00D55946" w:rsidRPr="00B4337C">
          <w:rPr>
            <w:rFonts w:asciiTheme="majorBidi" w:hAnsiTheme="majorBidi" w:cstheme="majorBidi"/>
            <w:noProof/>
            <w:sz w:val="24"/>
          </w:rPr>
          <w:delText>Taylor &amp; Francis;</w:delText>
        </w:r>
      </w:del>
      <w:ins w:id="189" w:author="Author">
        <w:r w:rsidRPr="00ED3441">
          <w:rPr>
            <w:rFonts w:asciiTheme="majorBidi" w:hAnsiTheme="majorBidi" w:cstheme="majorBidi"/>
            <w:noProof/>
            <w:sz w:val="24"/>
          </w:rPr>
          <w:t>Clin tox.</w:t>
        </w:r>
      </w:ins>
      <w:r w:rsidRPr="00ED3441">
        <w:rPr>
          <w:rFonts w:asciiTheme="majorBidi" w:hAnsiTheme="majorBidi" w:cstheme="majorBidi"/>
          <w:noProof/>
          <w:sz w:val="24"/>
        </w:rPr>
        <w:t xml:space="preserve"> 2007</w:t>
      </w:r>
      <w:del w:id="190" w:author="Author">
        <w:r w:rsidR="00D55946" w:rsidRPr="00B4337C">
          <w:rPr>
            <w:rFonts w:asciiTheme="majorBidi" w:hAnsiTheme="majorBidi" w:cstheme="majorBidi"/>
            <w:noProof/>
            <w:sz w:val="24"/>
          </w:rPr>
          <w:delText xml:space="preserve">. p. </w:delText>
        </w:r>
      </w:del>
      <w:ins w:id="191" w:author="Author">
        <w:r w:rsidRPr="00ED3441">
          <w:rPr>
            <w:rFonts w:asciiTheme="majorBidi" w:hAnsiTheme="majorBidi" w:cstheme="majorBidi"/>
            <w:noProof/>
            <w:sz w:val="24"/>
          </w:rPr>
          <w:t>;45(8):</w:t>
        </w:r>
      </w:ins>
      <w:r w:rsidRPr="00ED3441">
        <w:rPr>
          <w:rFonts w:asciiTheme="majorBidi" w:hAnsiTheme="majorBidi" w:cstheme="majorBidi"/>
          <w:noProof/>
          <w:sz w:val="24"/>
        </w:rPr>
        <w:t>943-945.</w:t>
      </w:r>
      <w:bookmarkEnd w:id="187"/>
    </w:p>
    <w:p w14:paraId="4E8E9272" w14:textId="5D46728A" w:rsidR="002F449F" w:rsidRDefault="00A470ED" w:rsidP="00385798">
      <w:pPr>
        <w:spacing w:line="480" w:lineRule="auto"/>
        <w:ind w:left="720" w:hanging="720"/>
        <w:jc w:val="both"/>
        <w:rPr>
          <w:rFonts w:asciiTheme="majorBidi" w:hAnsiTheme="majorBidi" w:cstheme="majorBidi"/>
          <w:b/>
          <w:bCs/>
          <w:color w:val="000000" w:themeColor="text1"/>
        </w:rPr>
      </w:pPr>
      <w:r w:rsidRPr="00ED3441">
        <w:rPr>
          <w:rFonts w:asciiTheme="majorBidi" w:hAnsiTheme="majorBidi" w:cstheme="majorBidi"/>
          <w:b/>
          <w:bCs/>
          <w:color w:val="000000" w:themeColor="text1"/>
        </w:rPr>
        <w:fldChar w:fldCharType="end"/>
      </w:r>
    </w:p>
    <w:p w14:paraId="77B26DC5" w14:textId="77777777" w:rsidR="0051523E" w:rsidRDefault="0051523E" w:rsidP="0051523E">
      <w:pPr>
        <w:spacing w:line="480" w:lineRule="auto"/>
        <w:ind w:left="720" w:hanging="720"/>
        <w:jc w:val="both"/>
        <w:rPr>
          <w:rFonts w:asciiTheme="majorBidi" w:hAnsiTheme="majorBidi" w:cstheme="majorBidi"/>
          <w:b/>
          <w:bCs/>
          <w:color w:val="000000" w:themeColor="text1"/>
        </w:rPr>
      </w:pPr>
    </w:p>
    <w:p w14:paraId="132A152E" w14:textId="77777777" w:rsidR="0051523E" w:rsidRDefault="0051523E" w:rsidP="0051523E">
      <w:pPr>
        <w:spacing w:line="480" w:lineRule="auto"/>
        <w:ind w:left="720" w:hanging="720"/>
        <w:jc w:val="both"/>
        <w:rPr>
          <w:rFonts w:asciiTheme="majorBidi" w:hAnsiTheme="majorBidi" w:cstheme="majorBidi"/>
          <w:b/>
          <w:bCs/>
          <w:color w:val="000000" w:themeColor="text1"/>
        </w:rPr>
      </w:pPr>
    </w:p>
    <w:p w14:paraId="507B4DDE" w14:textId="77777777" w:rsidR="0051523E" w:rsidRDefault="0051523E" w:rsidP="0051523E">
      <w:pPr>
        <w:spacing w:line="480" w:lineRule="auto"/>
        <w:ind w:left="720" w:hanging="720"/>
        <w:jc w:val="both"/>
        <w:rPr>
          <w:rFonts w:asciiTheme="majorBidi" w:hAnsiTheme="majorBidi" w:cstheme="majorBidi"/>
          <w:b/>
          <w:bCs/>
          <w:color w:val="000000" w:themeColor="text1"/>
        </w:rPr>
      </w:pPr>
    </w:p>
    <w:p w14:paraId="2567146B" w14:textId="77777777" w:rsidR="0051523E" w:rsidRDefault="0051523E" w:rsidP="0051523E">
      <w:pPr>
        <w:spacing w:line="480" w:lineRule="auto"/>
        <w:ind w:left="720" w:hanging="720"/>
        <w:jc w:val="both"/>
        <w:rPr>
          <w:rFonts w:asciiTheme="majorBidi" w:hAnsiTheme="majorBidi" w:cstheme="majorBidi"/>
          <w:b/>
          <w:bCs/>
          <w:color w:val="000000" w:themeColor="text1"/>
        </w:rPr>
      </w:pPr>
    </w:p>
    <w:p w14:paraId="7E870D62" w14:textId="77777777" w:rsidR="0051523E" w:rsidRPr="00AC2E30" w:rsidRDefault="0051523E" w:rsidP="0051523E">
      <w:pPr>
        <w:spacing w:line="480" w:lineRule="auto"/>
        <w:ind w:left="720" w:hanging="720"/>
        <w:jc w:val="both"/>
        <w:rPr>
          <w:rFonts w:asciiTheme="majorBidi" w:hAnsiTheme="majorBidi" w:cstheme="majorBidi"/>
          <w:b/>
          <w:bCs/>
          <w:color w:val="000000" w:themeColor="text1"/>
        </w:rPr>
      </w:pPr>
    </w:p>
    <w:p w14:paraId="441191B8" w14:textId="665B2E2F" w:rsidR="002F449F" w:rsidRPr="00AC2E30" w:rsidRDefault="002F449F" w:rsidP="00B131D6">
      <w:pPr>
        <w:suppressAutoHyphens/>
        <w:spacing w:line="480" w:lineRule="auto"/>
        <w:jc w:val="both"/>
        <w:rPr>
          <w:rFonts w:asciiTheme="majorBidi" w:hAnsiTheme="majorBidi" w:cstheme="majorBidi"/>
          <w:color w:val="000000" w:themeColor="text1"/>
        </w:rPr>
      </w:pPr>
      <w:r w:rsidRPr="00AC2E30">
        <w:rPr>
          <w:rFonts w:asciiTheme="majorBidi" w:hAnsiTheme="majorBidi" w:cstheme="majorBidi"/>
          <w:b/>
          <w:bCs/>
          <w:color w:val="000000" w:themeColor="text1"/>
        </w:rPr>
        <w:t xml:space="preserve">Table 1: </w:t>
      </w:r>
      <w:r w:rsidRPr="00AC2E30">
        <w:rPr>
          <w:rFonts w:asciiTheme="majorBidi" w:hAnsiTheme="majorBidi" w:cstheme="majorBidi"/>
          <w:color w:val="000000" w:themeColor="text1"/>
        </w:rPr>
        <w:t xml:space="preserve">Frequency of </w:t>
      </w:r>
      <w:r w:rsidR="00167EDE" w:rsidRPr="00AC2E30">
        <w:rPr>
          <w:rFonts w:asciiTheme="majorBidi" w:hAnsiTheme="majorBidi" w:cstheme="majorBidi"/>
          <w:color w:val="000000" w:themeColor="text1"/>
        </w:rPr>
        <w:t>D</w:t>
      </w:r>
      <w:r w:rsidRPr="00AC2E30">
        <w:rPr>
          <w:rFonts w:asciiTheme="majorBidi" w:hAnsiTheme="majorBidi" w:cstheme="majorBidi"/>
          <w:color w:val="000000" w:themeColor="text1"/>
        </w:rPr>
        <w:t xml:space="preserve">rugs </w:t>
      </w:r>
      <w:r w:rsidR="00167EDE" w:rsidRPr="00AC2E30">
        <w:rPr>
          <w:rFonts w:asciiTheme="majorBidi" w:hAnsiTheme="majorBidi" w:cstheme="majorBidi"/>
          <w:color w:val="000000" w:themeColor="text1"/>
        </w:rPr>
        <w:t>I</w:t>
      </w:r>
      <w:r w:rsidRPr="00AC2E30">
        <w:rPr>
          <w:rFonts w:asciiTheme="majorBidi" w:hAnsiTheme="majorBidi" w:cstheme="majorBidi"/>
          <w:color w:val="000000" w:themeColor="text1"/>
        </w:rPr>
        <w:t xml:space="preserve">nvolved in </w:t>
      </w:r>
      <w:r w:rsidR="00D3495A" w:rsidRPr="00AC2E30">
        <w:rPr>
          <w:rFonts w:asciiTheme="majorBidi" w:hAnsiTheme="majorBidi" w:cstheme="majorBidi"/>
          <w:color w:val="000000" w:themeColor="text1"/>
        </w:rPr>
        <w:t>I</w:t>
      </w:r>
      <w:r w:rsidRPr="00AC2E30">
        <w:rPr>
          <w:rFonts w:asciiTheme="majorBidi" w:hAnsiTheme="majorBidi" w:cstheme="majorBidi"/>
          <w:color w:val="000000" w:themeColor="text1"/>
        </w:rPr>
        <w:t xml:space="preserve">ncluded </w:t>
      </w:r>
      <w:r w:rsidR="00D3495A" w:rsidRPr="00AC2E30">
        <w:rPr>
          <w:rFonts w:asciiTheme="majorBidi" w:hAnsiTheme="majorBidi" w:cstheme="majorBidi"/>
          <w:color w:val="000000" w:themeColor="text1"/>
        </w:rPr>
        <w:t>S</w:t>
      </w:r>
      <w:r w:rsidRPr="00AC2E30">
        <w:rPr>
          <w:rFonts w:asciiTheme="majorBidi" w:hAnsiTheme="majorBidi" w:cstheme="majorBidi"/>
          <w:color w:val="000000" w:themeColor="text1"/>
        </w:rPr>
        <w:t xml:space="preserve">ingle-agent </w:t>
      </w:r>
      <w:r w:rsidR="00D3495A" w:rsidRPr="00AC2E30">
        <w:rPr>
          <w:rFonts w:asciiTheme="majorBidi" w:hAnsiTheme="majorBidi" w:cstheme="majorBidi"/>
          <w:color w:val="000000" w:themeColor="text1"/>
        </w:rPr>
        <w:t>P</w:t>
      </w:r>
      <w:r w:rsidRPr="00AC2E30">
        <w:rPr>
          <w:rFonts w:asciiTheme="majorBidi" w:hAnsiTheme="majorBidi" w:cstheme="majorBidi"/>
          <w:color w:val="000000" w:themeColor="text1"/>
        </w:rPr>
        <w:t>oisonings from the National Poison Data System, 2014-2018.</w:t>
      </w:r>
    </w:p>
    <w:tbl>
      <w:tblPr>
        <w:tblStyle w:val="TableGrid"/>
        <w:tblW w:w="7488" w:type="dxa"/>
        <w:tblLayout w:type="fixed"/>
        <w:tblLook w:val="04A0" w:firstRow="1" w:lastRow="0" w:firstColumn="1" w:lastColumn="0" w:noHBand="0" w:noVBand="1"/>
      </w:tblPr>
      <w:tblGrid>
        <w:gridCol w:w="3749"/>
        <w:gridCol w:w="1759"/>
        <w:gridCol w:w="1980"/>
      </w:tblGrid>
      <w:tr w:rsidR="002F449F" w:rsidRPr="00AC2E30" w14:paraId="3C0C9F43" w14:textId="77777777" w:rsidTr="00B131D6">
        <w:tc>
          <w:tcPr>
            <w:tcW w:w="3749" w:type="dxa"/>
            <w:tcBorders>
              <w:top w:val="single" w:sz="12" w:space="0" w:color="000000"/>
              <w:left w:val="nil"/>
              <w:bottom w:val="single" w:sz="12" w:space="0" w:color="000000"/>
              <w:right w:val="nil"/>
            </w:tcBorders>
            <w:vAlign w:val="center"/>
          </w:tcPr>
          <w:p w14:paraId="711023CC" w14:textId="77777777" w:rsidR="002F449F" w:rsidRPr="00AC2E30" w:rsidRDefault="002F449F" w:rsidP="00B131D6">
            <w:pPr>
              <w:widowControl w:val="0"/>
              <w:spacing w:line="360" w:lineRule="auto"/>
              <w:jc w:val="both"/>
              <w:rPr>
                <w:rFonts w:asciiTheme="majorBidi" w:hAnsiTheme="majorBidi" w:cstheme="majorBidi"/>
                <w:color w:val="000000" w:themeColor="text1"/>
              </w:rPr>
            </w:pPr>
          </w:p>
        </w:tc>
        <w:tc>
          <w:tcPr>
            <w:tcW w:w="1759" w:type="dxa"/>
            <w:tcBorders>
              <w:top w:val="single" w:sz="12" w:space="0" w:color="000000"/>
              <w:left w:val="nil"/>
              <w:bottom w:val="single" w:sz="12" w:space="0" w:color="000000"/>
              <w:right w:val="nil"/>
            </w:tcBorders>
            <w:vAlign w:val="center"/>
          </w:tcPr>
          <w:p w14:paraId="133A2ECA" w14:textId="77777777" w:rsidR="002F449F" w:rsidRPr="00AC2E30" w:rsidRDefault="002F449F" w:rsidP="00B131D6">
            <w:pPr>
              <w:widowControl w:val="0"/>
              <w:spacing w:line="360" w:lineRule="auto"/>
              <w:jc w:val="both"/>
              <w:rPr>
                <w:rFonts w:asciiTheme="majorBidi" w:hAnsiTheme="majorBidi" w:cstheme="majorBidi"/>
                <w:b/>
                <w:bCs/>
                <w:color w:val="000000" w:themeColor="text1"/>
              </w:rPr>
            </w:pPr>
            <w:r w:rsidRPr="00AC2E30">
              <w:rPr>
                <w:rFonts w:asciiTheme="majorBidi" w:hAnsiTheme="majorBidi"/>
                <w:b/>
                <w:color w:val="000000" w:themeColor="text1"/>
              </w:rPr>
              <w:t>Frequency</w:t>
            </w:r>
          </w:p>
        </w:tc>
        <w:tc>
          <w:tcPr>
            <w:tcW w:w="1980" w:type="dxa"/>
            <w:tcBorders>
              <w:top w:val="single" w:sz="12" w:space="0" w:color="000000"/>
              <w:left w:val="nil"/>
              <w:bottom w:val="single" w:sz="12" w:space="0" w:color="000000"/>
              <w:right w:val="nil"/>
            </w:tcBorders>
            <w:vAlign w:val="center"/>
          </w:tcPr>
          <w:p w14:paraId="3A21C197" w14:textId="77777777" w:rsidR="002F449F" w:rsidRPr="00AC2E30" w:rsidRDefault="002F449F" w:rsidP="00B131D6">
            <w:pPr>
              <w:widowControl w:val="0"/>
              <w:spacing w:line="360" w:lineRule="auto"/>
              <w:jc w:val="both"/>
              <w:rPr>
                <w:rFonts w:asciiTheme="majorBidi" w:hAnsiTheme="majorBidi" w:cstheme="majorBidi"/>
                <w:b/>
                <w:bCs/>
                <w:color w:val="000000" w:themeColor="text1"/>
              </w:rPr>
            </w:pPr>
            <w:r w:rsidRPr="00AC2E30">
              <w:rPr>
                <w:rFonts w:asciiTheme="majorBidi" w:hAnsiTheme="majorBidi"/>
                <w:b/>
                <w:color w:val="000000" w:themeColor="text1"/>
              </w:rPr>
              <w:t>Percent (%)</w:t>
            </w:r>
          </w:p>
        </w:tc>
      </w:tr>
      <w:tr w:rsidR="002F449F" w:rsidRPr="00AC2E30" w14:paraId="5459BD5C" w14:textId="77777777" w:rsidTr="00B131D6">
        <w:trPr>
          <w:trHeight w:val="267"/>
        </w:trPr>
        <w:tc>
          <w:tcPr>
            <w:tcW w:w="3749" w:type="dxa"/>
            <w:tcBorders>
              <w:top w:val="single" w:sz="12" w:space="0" w:color="000000"/>
              <w:left w:val="nil"/>
              <w:right w:val="nil"/>
            </w:tcBorders>
            <w:vAlign w:val="center"/>
          </w:tcPr>
          <w:p w14:paraId="4B46AC46"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Acetaminophen</w:t>
            </w:r>
          </w:p>
        </w:tc>
        <w:tc>
          <w:tcPr>
            <w:tcW w:w="1759" w:type="dxa"/>
            <w:tcBorders>
              <w:top w:val="single" w:sz="12" w:space="0" w:color="000000"/>
              <w:left w:val="nil"/>
              <w:right w:val="nil"/>
            </w:tcBorders>
            <w:vAlign w:val="center"/>
          </w:tcPr>
          <w:p w14:paraId="714BD896"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38,033</w:t>
            </w:r>
          </w:p>
        </w:tc>
        <w:tc>
          <w:tcPr>
            <w:tcW w:w="1980" w:type="dxa"/>
            <w:tcBorders>
              <w:top w:val="single" w:sz="12" w:space="0" w:color="000000"/>
              <w:left w:val="nil"/>
              <w:right w:val="nil"/>
            </w:tcBorders>
            <w:vAlign w:val="center"/>
          </w:tcPr>
          <w:p w14:paraId="05C0E68F"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18.92</w:t>
            </w:r>
          </w:p>
        </w:tc>
      </w:tr>
      <w:tr w:rsidR="002F449F" w:rsidRPr="00AC2E30" w14:paraId="401DDC52" w14:textId="77777777" w:rsidTr="00B131D6">
        <w:tc>
          <w:tcPr>
            <w:tcW w:w="3749" w:type="dxa"/>
            <w:tcBorders>
              <w:left w:val="nil"/>
              <w:right w:val="nil"/>
            </w:tcBorders>
            <w:vAlign w:val="center"/>
          </w:tcPr>
          <w:p w14:paraId="11C26238"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Aspirin</w:t>
            </w:r>
          </w:p>
        </w:tc>
        <w:tc>
          <w:tcPr>
            <w:tcW w:w="1759" w:type="dxa"/>
            <w:tcBorders>
              <w:left w:val="nil"/>
              <w:right w:val="nil"/>
            </w:tcBorders>
            <w:vAlign w:val="center"/>
          </w:tcPr>
          <w:p w14:paraId="693EB21E"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15,268</w:t>
            </w:r>
          </w:p>
        </w:tc>
        <w:tc>
          <w:tcPr>
            <w:tcW w:w="1980" w:type="dxa"/>
            <w:tcBorders>
              <w:left w:val="nil"/>
              <w:right w:val="nil"/>
            </w:tcBorders>
            <w:vAlign w:val="center"/>
          </w:tcPr>
          <w:p w14:paraId="25441672"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7.59</w:t>
            </w:r>
          </w:p>
        </w:tc>
      </w:tr>
      <w:tr w:rsidR="002F449F" w:rsidRPr="00AC2E30" w14:paraId="09DA0660" w14:textId="77777777" w:rsidTr="00B131D6">
        <w:tc>
          <w:tcPr>
            <w:tcW w:w="3749" w:type="dxa"/>
            <w:tcBorders>
              <w:left w:val="nil"/>
              <w:right w:val="nil"/>
            </w:tcBorders>
            <w:vAlign w:val="center"/>
          </w:tcPr>
          <w:p w14:paraId="549A0583"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Benzodiazepines</w:t>
            </w:r>
          </w:p>
        </w:tc>
        <w:tc>
          <w:tcPr>
            <w:tcW w:w="1759" w:type="dxa"/>
            <w:tcBorders>
              <w:left w:val="nil"/>
              <w:right w:val="nil"/>
            </w:tcBorders>
            <w:vAlign w:val="center"/>
          </w:tcPr>
          <w:p w14:paraId="33D2569F"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68,536</w:t>
            </w:r>
          </w:p>
        </w:tc>
        <w:tc>
          <w:tcPr>
            <w:tcW w:w="1980" w:type="dxa"/>
            <w:tcBorders>
              <w:left w:val="nil"/>
              <w:right w:val="nil"/>
            </w:tcBorders>
            <w:vAlign w:val="center"/>
          </w:tcPr>
          <w:p w14:paraId="2751D80C"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34.09</w:t>
            </w:r>
          </w:p>
        </w:tc>
      </w:tr>
      <w:tr w:rsidR="002F449F" w:rsidRPr="00AC2E30" w14:paraId="59A1F3FE" w14:textId="77777777" w:rsidTr="00B131D6">
        <w:tc>
          <w:tcPr>
            <w:tcW w:w="3749" w:type="dxa"/>
            <w:tcBorders>
              <w:left w:val="nil"/>
              <w:right w:val="nil"/>
            </w:tcBorders>
            <w:vAlign w:val="center"/>
          </w:tcPr>
          <w:p w14:paraId="0C334554"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Bupropion</w:t>
            </w:r>
          </w:p>
        </w:tc>
        <w:tc>
          <w:tcPr>
            <w:tcW w:w="1759" w:type="dxa"/>
            <w:tcBorders>
              <w:left w:val="nil"/>
              <w:right w:val="nil"/>
            </w:tcBorders>
            <w:vAlign w:val="center"/>
          </w:tcPr>
          <w:p w14:paraId="25F760B0"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12,328</w:t>
            </w:r>
          </w:p>
        </w:tc>
        <w:tc>
          <w:tcPr>
            <w:tcW w:w="1980" w:type="dxa"/>
            <w:tcBorders>
              <w:left w:val="nil"/>
              <w:right w:val="nil"/>
            </w:tcBorders>
            <w:vAlign w:val="center"/>
          </w:tcPr>
          <w:p w14:paraId="1E450A1E"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6.13</w:t>
            </w:r>
          </w:p>
        </w:tc>
      </w:tr>
      <w:tr w:rsidR="002F449F" w:rsidRPr="00AC2E30" w14:paraId="130856CB" w14:textId="77777777" w:rsidTr="00B131D6">
        <w:tc>
          <w:tcPr>
            <w:tcW w:w="3749" w:type="dxa"/>
            <w:tcBorders>
              <w:left w:val="nil"/>
              <w:right w:val="nil"/>
            </w:tcBorders>
            <w:vAlign w:val="center"/>
          </w:tcPr>
          <w:p w14:paraId="351A41F9"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Calcium channel blocker</w:t>
            </w:r>
          </w:p>
        </w:tc>
        <w:tc>
          <w:tcPr>
            <w:tcW w:w="1759" w:type="dxa"/>
            <w:tcBorders>
              <w:left w:val="nil"/>
              <w:right w:val="nil"/>
            </w:tcBorders>
            <w:vAlign w:val="center"/>
          </w:tcPr>
          <w:p w14:paraId="4B61BA1C"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2,945</w:t>
            </w:r>
          </w:p>
        </w:tc>
        <w:tc>
          <w:tcPr>
            <w:tcW w:w="1980" w:type="dxa"/>
            <w:tcBorders>
              <w:left w:val="nil"/>
              <w:right w:val="nil"/>
            </w:tcBorders>
            <w:vAlign w:val="center"/>
          </w:tcPr>
          <w:p w14:paraId="7F2D970A"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1.46</w:t>
            </w:r>
          </w:p>
        </w:tc>
      </w:tr>
      <w:tr w:rsidR="002F449F" w:rsidRPr="00AC2E30" w14:paraId="79D173AF" w14:textId="77777777" w:rsidTr="00B131D6">
        <w:tc>
          <w:tcPr>
            <w:tcW w:w="3749" w:type="dxa"/>
            <w:tcBorders>
              <w:left w:val="nil"/>
              <w:right w:val="nil"/>
            </w:tcBorders>
            <w:vAlign w:val="center"/>
          </w:tcPr>
          <w:p w14:paraId="41F65C79"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Diphenhydramine</w:t>
            </w:r>
          </w:p>
        </w:tc>
        <w:tc>
          <w:tcPr>
            <w:tcW w:w="1759" w:type="dxa"/>
            <w:tcBorders>
              <w:left w:val="nil"/>
              <w:right w:val="nil"/>
            </w:tcBorders>
            <w:vAlign w:val="center"/>
          </w:tcPr>
          <w:p w14:paraId="234666AD"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51,798</w:t>
            </w:r>
          </w:p>
        </w:tc>
        <w:tc>
          <w:tcPr>
            <w:tcW w:w="1980" w:type="dxa"/>
            <w:tcBorders>
              <w:left w:val="nil"/>
              <w:right w:val="nil"/>
            </w:tcBorders>
            <w:vAlign w:val="center"/>
          </w:tcPr>
          <w:p w14:paraId="5EDDB0B8"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25.76</w:t>
            </w:r>
          </w:p>
        </w:tc>
      </w:tr>
      <w:tr w:rsidR="002F449F" w:rsidRPr="00AC2E30" w14:paraId="0716F29E" w14:textId="77777777" w:rsidTr="00B131D6">
        <w:tc>
          <w:tcPr>
            <w:tcW w:w="3749" w:type="dxa"/>
            <w:tcBorders>
              <w:left w:val="nil"/>
              <w:right w:val="nil"/>
            </w:tcBorders>
            <w:vAlign w:val="center"/>
          </w:tcPr>
          <w:p w14:paraId="734FEF8A"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Lithium</w:t>
            </w:r>
          </w:p>
        </w:tc>
        <w:tc>
          <w:tcPr>
            <w:tcW w:w="1759" w:type="dxa"/>
            <w:tcBorders>
              <w:left w:val="nil"/>
              <w:right w:val="nil"/>
            </w:tcBorders>
            <w:vAlign w:val="center"/>
          </w:tcPr>
          <w:p w14:paraId="5CA581C9"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9,434</w:t>
            </w:r>
          </w:p>
        </w:tc>
        <w:tc>
          <w:tcPr>
            <w:tcW w:w="1980" w:type="dxa"/>
            <w:tcBorders>
              <w:left w:val="nil"/>
              <w:right w:val="nil"/>
            </w:tcBorders>
            <w:vAlign w:val="center"/>
          </w:tcPr>
          <w:p w14:paraId="5470D136"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4.69</w:t>
            </w:r>
          </w:p>
        </w:tc>
      </w:tr>
      <w:tr w:rsidR="002F449F" w:rsidRPr="00AC2E30" w14:paraId="15A34D8E" w14:textId="77777777" w:rsidTr="00B131D6">
        <w:tc>
          <w:tcPr>
            <w:tcW w:w="3749" w:type="dxa"/>
            <w:tcBorders>
              <w:left w:val="nil"/>
              <w:bottom w:val="single" w:sz="12" w:space="0" w:color="000000"/>
              <w:right w:val="nil"/>
            </w:tcBorders>
            <w:vAlign w:val="center"/>
          </w:tcPr>
          <w:p w14:paraId="16663D64" w14:textId="18F47CBD"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Sulfonylureas</w:t>
            </w:r>
          </w:p>
        </w:tc>
        <w:tc>
          <w:tcPr>
            <w:tcW w:w="1759" w:type="dxa"/>
            <w:tcBorders>
              <w:left w:val="nil"/>
              <w:bottom w:val="single" w:sz="12" w:space="0" w:color="000000"/>
              <w:right w:val="nil"/>
            </w:tcBorders>
            <w:vAlign w:val="center"/>
          </w:tcPr>
          <w:p w14:paraId="6B4DDC53"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2,689</w:t>
            </w:r>
          </w:p>
        </w:tc>
        <w:tc>
          <w:tcPr>
            <w:tcW w:w="1980" w:type="dxa"/>
            <w:tcBorders>
              <w:left w:val="nil"/>
              <w:bottom w:val="single" w:sz="12" w:space="0" w:color="000000"/>
              <w:right w:val="nil"/>
            </w:tcBorders>
            <w:vAlign w:val="center"/>
          </w:tcPr>
          <w:p w14:paraId="250A426E"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1.34</w:t>
            </w:r>
          </w:p>
        </w:tc>
      </w:tr>
      <w:tr w:rsidR="002F449F" w:rsidRPr="00AC2E30" w14:paraId="510AB2FE" w14:textId="77777777" w:rsidTr="00B131D6">
        <w:tc>
          <w:tcPr>
            <w:tcW w:w="3749" w:type="dxa"/>
            <w:tcBorders>
              <w:top w:val="single" w:sz="12" w:space="0" w:color="000000"/>
              <w:left w:val="nil"/>
              <w:bottom w:val="single" w:sz="12" w:space="0" w:color="000000"/>
              <w:right w:val="nil"/>
            </w:tcBorders>
            <w:vAlign w:val="center"/>
          </w:tcPr>
          <w:p w14:paraId="34E30106" w14:textId="77777777" w:rsidR="002F449F" w:rsidRPr="00AC2E30" w:rsidRDefault="002F449F" w:rsidP="00B131D6">
            <w:pPr>
              <w:widowControl w:val="0"/>
              <w:spacing w:line="360" w:lineRule="auto"/>
              <w:jc w:val="both"/>
              <w:rPr>
                <w:rFonts w:asciiTheme="majorBidi" w:hAnsiTheme="majorBidi" w:cstheme="majorBidi"/>
                <w:b/>
                <w:bCs/>
                <w:color w:val="000000" w:themeColor="text1"/>
              </w:rPr>
            </w:pPr>
            <w:r w:rsidRPr="00AC2E30">
              <w:rPr>
                <w:rFonts w:asciiTheme="majorBidi" w:hAnsiTheme="majorBidi" w:cstheme="majorBidi"/>
                <w:b/>
                <w:bCs/>
                <w:color w:val="000000" w:themeColor="text1"/>
              </w:rPr>
              <w:t>Total</w:t>
            </w:r>
          </w:p>
        </w:tc>
        <w:tc>
          <w:tcPr>
            <w:tcW w:w="1759" w:type="dxa"/>
            <w:tcBorders>
              <w:top w:val="single" w:sz="12" w:space="0" w:color="000000"/>
              <w:left w:val="nil"/>
              <w:bottom w:val="single" w:sz="12" w:space="0" w:color="000000"/>
              <w:right w:val="nil"/>
            </w:tcBorders>
            <w:vAlign w:val="center"/>
          </w:tcPr>
          <w:p w14:paraId="03AB251D"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201,031</w:t>
            </w:r>
          </w:p>
        </w:tc>
        <w:tc>
          <w:tcPr>
            <w:tcW w:w="1980" w:type="dxa"/>
            <w:tcBorders>
              <w:top w:val="single" w:sz="12" w:space="0" w:color="000000"/>
              <w:left w:val="nil"/>
              <w:bottom w:val="single" w:sz="12" w:space="0" w:color="000000"/>
              <w:right w:val="nil"/>
            </w:tcBorders>
            <w:vAlign w:val="center"/>
          </w:tcPr>
          <w:p w14:paraId="57BB8C85" w14:textId="77777777" w:rsidR="002F449F" w:rsidRPr="00AC2E30" w:rsidRDefault="002F449F" w:rsidP="00B131D6">
            <w:pPr>
              <w:widowControl w:val="0"/>
              <w:spacing w:line="360" w:lineRule="auto"/>
              <w:jc w:val="both"/>
              <w:rPr>
                <w:rFonts w:asciiTheme="majorBidi" w:hAnsiTheme="majorBidi" w:cstheme="majorBidi"/>
                <w:color w:val="000000" w:themeColor="text1"/>
              </w:rPr>
            </w:pPr>
            <w:r w:rsidRPr="00AC2E30">
              <w:rPr>
                <w:rFonts w:asciiTheme="majorBidi" w:hAnsiTheme="majorBidi" w:cstheme="majorBidi"/>
                <w:color w:val="000000" w:themeColor="text1"/>
              </w:rPr>
              <w:t>100.00</w:t>
            </w:r>
          </w:p>
        </w:tc>
      </w:tr>
    </w:tbl>
    <w:p w14:paraId="22818A99" w14:textId="77777777" w:rsidR="002F449F" w:rsidRPr="00AC2E30" w:rsidRDefault="002F449F" w:rsidP="00B131D6">
      <w:pPr>
        <w:spacing w:line="480" w:lineRule="auto"/>
        <w:jc w:val="both"/>
        <w:rPr>
          <w:rFonts w:asciiTheme="majorBidi" w:hAnsiTheme="majorBidi"/>
          <w:color w:val="000000" w:themeColor="text1"/>
        </w:rPr>
      </w:pPr>
    </w:p>
    <w:p w14:paraId="5EAEDEA1" w14:textId="77777777" w:rsidR="002F449F" w:rsidRPr="00AC2E30" w:rsidRDefault="002F449F" w:rsidP="00B131D6">
      <w:pPr>
        <w:suppressAutoHyphens/>
        <w:spacing w:line="480" w:lineRule="auto"/>
        <w:jc w:val="both"/>
        <w:rPr>
          <w:rFonts w:asciiTheme="majorBidi" w:hAnsiTheme="majorBidi"/>
        </w:rPr>
      </w:pPr>
      <w:r w:rsidRPr="00AC2E30">
        <w:rPr>
          <w:rFonts w:asciiTheme="majorBidi" w:hAnsiTheme="majorBidi"/>
        </w:rPr>
        <w:br w:type="page"/>
      </w:r>
    </w:p>
    <w:p w14:paraId="0B76FE6B" w14:textId="5079AAF0" w:rsidR="002F449F" w:rsidRPr="00AC2E30" w:rsidRDefault="002F449F" w:rsidP="00C45B95">
      <w:pPr>
        <w:spacing w:line="480" w:lineRule="auto"/>
        <w:jc w:val="both"/>
        <w:rPr>
          <w:rFonts w:asciiTheme="majorBidi" w:hAnsiTheme="majorBidi"/>
          <w:color w:val="000000" w:themeColor="text1"/>
        </w:rPr>
      </w:pPr>
      <w:r w:rsidRPr="00AC2E30">
        <w:rPr>
          <w:rFonts w:asciiTheme="majorBidi" w:hAnsiTheme="majorBidi" w:cstheme="majorBidi"/>
          <w:b/>
          <w:bCs/>
          <w:color w:val="000000" w:themeColor="text1"/>
        </w:rPr>
        <w:lastRenderedPageBreak/>
        <w:t>Table 2</w:t>
      </w:r>
      <w:r w:rsidRPr="00AC2E30">
        <w:rPr>
          <w:rFonts w:asciiTheme="majorBidi" w:hAnsiTheme="majorBidi"/>
          <w:b/>
          <w:color w:val="000000" w:themeColor="text1"/>
        </w:rPr>
        <w:t xml:space="preserve">: </w:t>
      </w:r>
      <w:r w:rsidRPr="00AC2E30">
        <w:rPr>
          <w:rFonts w:asciiTheme="majorBidi" w:hAnsiTheme="majorBidi"/>
          <w:color w:val="000000" w:themeColor="text1"/>
        </w:rPr>
        <w:t xml:space="preserve">Precision and Recall of the </w:t>
      </w:r>
      <w:r w:rsidR="0089499D" w:rsidRPr="00AC2E30">
        <w:rPr>
          <w:rFonts w:asciiTheme="majorBidi" w:hAnsiTheme="majorBidi"/>
          <w:color w:val="000000" w:themeColor="text1"/>
        </w:rPr>
        <w:t>T</w:t>
      </w:r>
      <w:r w:rsidRPr="00AC2E30">
        <w:rPr>
          <w:rFonts w:asciiTheme="majorBidi" w:hAnsiTheme="majorBidi"/>
          <w:color w:val="000000" w:themeColor="text1"/>
        </w:rPr>
        <w:t xml:space="preserve">wo DNN </w:t>
      </w:r>
      <w:r w:rsidR="0089499D" w:rsidRPr="00AC2E30">
        <w:rPr>
          <w:rFonts w:asciiTheme="majorBidi" w:hAnsiTheme="majorBidi"/>
          <w:color w:val="000000" w:themeColor="text1"/>
        </w:rPr>
        <w:t>M</w:t>
      </w:r>
      <w:r w:rsidRPr="00AC2E30">
        <w:rPr>
          <w:rFonts w:asciiTheme="majorBidi" w:hAnsiTheme="majorBidi"/>
          <w:color w:val="000000" w:themeColor="text1"/>
        </w:rPr>
        <w:t xml:space="preserve">odels on the </w:t>
      </w:r>
      <w:r w:rsidR="00A766BF" w:rsidRPr="00AC2E30">
        <w:rPr>
          <w:rFonts w:asciiTheme="majorBidi" w:hAnsiTheme="majorBidi"/>
          <w:color w:val="000000" w:themeColor="text1"/>
        </w:rPr>
        <w:t>T</w:t>
      </w:r>
      <w:r w:rsidRPr="00AC2E30">
        <w:rPr>
          <w:rFonts w:asciiTheme="majorBidi" w:hAnsiTheme="majorBidi"/>
          <w:color w:val="000000" w:themeColor="text1"/>
        </w:rPr>
        <w:t xml:space="preserve">op-performing </w:t>
      </w:r>
      <w:r w:rsidR="00A766BF" w:rsidRPr="00AC2E30">
        <w:rPr>
          <w:rFonts w:asciiTheme="majorBidi" w:hAnsiTheme="majorBidi"/>
          <w:color w:val="000000" w:themeColor="text1"/>
        </w:rPr>
        <w:t>D</w:t>
      </w:r>
      <w:r w:rsidRPr="00AC2E30">
        <w:rPr>
          <w:rFonts w:asciiTheme="majorBidi" w:hAnsiTheme="majorBidi"/>
          <w:color w:val="000000" w:themeColor="text1"/>
        </w:rPr>
        <w:t xml:space="preserve">rug </w:t>
      </w:r>
      <w:r w:rsidR="00A766BF" w:rsidRPr="00AC2E30">
        <w:rPr>
          <w:rFonts w:asciiTheme="majorBidi" w:hAnsiTheme="majorBidi"/>
          <w:color w:val="000000" w:themeColor="text1"/>
        </w:rPr>
        <w:t>C</w:t>
      </w:r>
      <w:r w:rsidRPr="00AC2E30">
        <w:rPr>
          <w:rFonts w:asciiTheme="majorBidi" w:hAnsiTheme="majorBidi"/>
          <w:color w:val="000000" w:themeColor="text1"/>
        </w:rPr>
        <w:t>ategories</w:t>
      </w:r>
    </w:p>
    <w:tbl>
      <w:tblPr>
        <w:tblStyle w:val="TableGrid"/>
        <w:tblW w:w="0" w:type="auto"/>
        <w:tblInd w:w="-252" w:type="dxa"/>
        <w:tblBorders>
          <w:left w:val="none" w:sz="0" w:space="0" w:color="auto"/>
          <w:right w:val="none" w:sz="0" w:space="0" w:color="auto"/>
          <w:insideV w:val="none" w:sz="0" w:space="0" w:color="auto"/>
        </w:tblBorders>
        <w:tblLook w:val="04A0" w:firstRow="1" w:lastRow="0" w:firstColumn="1" w:lastColumn="0" w:noHBand="0" w:noVBand="1"/>
      </w:tblPr>
      <w:tblGrid>
        <w:gridCol w:w="3420"/>
        <w:gridCol w:w="802"/>
        <w:gridCol w:w="478"/>
        <w:gridCol w:w="1470"/>
        <w:gridCol w:w="1552"/>
        <w:gridCol w:w="1552"/>
      </w:tblGrid>
      <w:tr w:rsidR="00D82788" w:rsidRPr="00AC2E30" w14:paraId="254BCDC1" w14:textId="77777777" w:rsidTr="00B131D6">
        <w:trPr>
          <w:trHeight w:val="257"/>
        </w:trPr>
        <w:tc>
          <w:tcPr>
            <w:tcW w:w="3420" w:type="dxa"/>
            <w:vMerge w:val="restart"/>
            <w:tcBorders>
              <w:top w:val="single" w:sz="12" w:space="0" w:color="auto"/>
            </w:tcBorders>
            <w:vAlign w:val="center"/>
          </w:tcPr>
          <w:p w14:paraId="6F0B0D95" w14:textId="4AA5263D" w:rsidR="002F449F" w:rsidRPr="00AC2E30" w:rsidRDefault="002F449F" w:rsidP="00B131D6">
            <w:pPr>
              <w:spacing w:line="360" w:lineRule="auto"/>
              <w:jc w:val="both"/>
              <w:rPr>
                <w:rFonts w:asciiTheme="majorBidi" w:hAnsiTheme="majorBidi"/>
                <w:b/>
                <w:color w:val="000000" w:themeColor="text1"/>
              </w:rPr>
            </w:pPr>
            <w:r w:rsidRPr="00AC2E30">
              <w:rPr>
                <w:rFonts w:asciiTheme="majorBidi" w:hAnsiTheme="majorBidi"/>
                <w:b/>
                <w:color w:val="000000"/>
              </w:rPr>
              <w:t xml:space="preserve">DNN </w:t>
            </w:r>
            <w:r w:rsidR="000D6681" w:rsidRPr="00AC2E30">
              <w:rPr>
                <w:rFonts w:asciiTheme="majorBidi" w:hAnsiTheme="majorBidi"/>
                <w:b/>
                <w:color w:val="000000"/>
              </w:rPr>
              <w:t>M</w:t>
            </w:r>
            <w:r w:rsidRPr="00AC2E30">
              <w:rPr>
                <w:rFonts w:asciiTheme="majorBidi" w:hAnsiTheme="majorBidi"/>
                <w:b/>
                <w:color w:val="000000"/>
              </w:rPr>
              <w:t>odel/</w:t>
            </w:r>
            <w:r w:rsidR="000D6681" w:rsidRPr="00AC2E30">
              <w:rPr>
                <w:rFonts w:asciiTheme="majorBidi" w:hAnsiTheme="majorBidi"/>
                <w:b/>
                <w:color w:val="000000"/>
              </w:rPr>
              <w:t>T</w:t>
            </w:r>
            <w:r w:rsidRPr="00AC2E30">
              <w:rPr>
                <w:rFonts w:asciiTheme="majorBidi" w:hAnsiTheme="majorBidi"/>
                <w:b/>
                <w:color w:val="000000"/>
              </w:rPr>
              <w:t xml:space="preserve">ype of </w:t>
            </w:r>
            <w:r w:rsidR="000D6681" w:rsidRPr="00AC2E30">
              <w:rPr>
                <w:rFonts w:asciiTheme="majorBidi" w:hAnsiTheme="majorBidi"/>
                <w:b/>
                <w:color w:val="000000"/>
              </w:rPr>
              <w:t>P</w:t>
            </w:r>
            <w:r w:rsidRPr="00AC2E30">
              <w:rPr>
                <w:rFonts w:asciiTheme="majorBidi" w:hAnsiTheme="majorBidi"/>
                <w:b/>
                <w:color w:val="000000"/>
              </w:rPr>
              <w:t>oiso</w:t>
            </w:r>
            <w:r w:rsidRPr="00AC2E30">
              <w:rPr>
                <w:rFonts w:asciiTheme="majorBidi" w:hAnsiTheme="majorBidi"/>
                <w:b/>
                <w:color w:val="000000"/>
              </w:rPr>
              <w:t>n</w:t>
            </w:r>
            <w:r w:rsidRPr="00AC2E30">
              <w:rPr>
                <w:rFonts w:asciiTheme="majorBidi" w:hAnsiTheme="majorBidi"/>
                <w:b/>
                <w:color w:val="000000"/>
              </w:rPr>
              <w:t>ings</w:t>
            </w:r>
          </w:p>
        </w:tc>
        <w:tc>
          <w:tcPr>
            <w:tcW w:w="2750" w:type="dxa"/>
            <w:gridSpan w:val="3"/>
            <w:tcBorders>
              <w:top w:val="single" w:sz="12" w:space="0" w:color="auto"/>
              <w:bottom w:val="single" w:sz="12" w:space="0" w:color="auto"/>
            </w:tcBorders>
            <w:vAlign w:val="center"/>
          </w:tcPr>
          <w:p w14:paraId="16150E9C"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PyTorch</w:t>
            </w:r>
          </w:p>
        </w:tc>
        <w:tc>
          <w:tcPr>
            <w:tcW w:w="3104" w:type="dxa"/>
            <w:gridSpan w:val="2"/>
            <w:tcBorders>
              <w:top w:val="single" w:sz="12" w:space="0" w:color="auto"/>
              <w:bottom w:val="single" w:sz="12" w:space="0" w:color="auto"/>
            </w:tcBorders>
            <w:vAlign w:val="center"/>
          </w:tcPr>
          <w:p w14:paraId="40DE255A"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Keras</w:t>
            </w:r>
          </w:p>
        </w:tc>
      </w:tr>
      <w:tr w:rsidR="00D82788" w:rsidRPr="00AC2E30" w14:paraId="20402172" w14:textId="77777777" w:rsidTr="00C45B95">
        <w:trPr>
          <w:trHeight w:val="256"/>
        </w:trPr>
        <w:tc>
          <w:tcPr>
            <w:tcW w:w="3420" w:type="dxa"/>
            <w:vMerge/>
            <w:tcBorders>
              <w:bottom w:val="single" w:sz="12" w:space="0" w:color="auto"/>
            </w:tcBorders>
            <w:vAlign w:val="center"/>
          </w:tcPr>
          <w:p w14:paraId="682139B5" w14:textId="77777777" w:rsidR="002F449F" w:rsidRPr="00AC2E30" w:rsidRDefault="002F449F" w:rsidP="00A526D1">
            <w:pPr>
              <w:spacing w:line="360" w:lineRule="auto"/>
              <w:jc w:val="both"/>
              <w:rPr>
                <w:rFonts w:asciiTheme="majorBidi" w:hAnsiTheme="majorBidi"/>
                <w:b/>
                <w:color w:val="000000"/>
              </w:rPr>
            </w:pPr>
          </w:p>
        </w:tc>
        <w:tc>
          <w:tcPr>
            <w:tcW w:w="1280" w:type="dxa"/>
            <w:gridSpan w:val="2"/>
            <w:tcBorders>
              <w:top w:val="single" w:sz="12" w:space="0" w:color="auto"/>
              <w:bottom w:val="single" w:sz="12" w:space="0" w:color="auto"/>
            </w:tcBorders>
            <w:vAlign w:val="center"/>
          </w:tcPr>
          <w:p w14:paraId="5DAFB15D" w14:textId="77777777" w:rsidR="002F449F" w:rsidRPr="00AC2E30" w:rsidRDefault="002F449F" w:rsidP="00C45B95">
            <w:pPr>
              <w:spacing w:line="360" w:lineRule="auto"/>
              <w:rPr>
                <w:rFonts w:asciiTheme="majorBidi" w:hAnsiTheme="majorBidi"/>
                <w:color w:val="000000" w:themeColor="text1"/>
              </w:rPr>
            </w:pPr>
            <w:r w:rsidRPr="00AC2E30">
              <w:rPr>
                <w:rFonts w:asciiTheme="majorBidi" w:hAnsiTheme="majorBidi"/>
                <w:color w:val="000000" w:themeColor="text1"/>
              </w:rPr>
              <w:t>Precision</w:t>
            </w:r>
          </w:p>
        </w:tc>
        <w:tc>
          <w:tcPr>
            <w:tcW w:w="1470" w:type="dxa"/>
            <w:tcBorders>
              <w:top w:val="single" w:sz="12" w:space="0" w:color="auto"/>
              <w:bottom w:val="single" w:sz="12" w:space="0" w:color="auto"/>
            </w:tcBorders>
            <w:vAlign w:val="center"/>
          </w:tcPr>
          <w:p w14:paraId="38342A1B" w14:textId="77777777" w:rsidR="002F449F" w:rsidRPr="00AC2E30" w:rsidRDefault="002F449F" w:rsidP="00C45B95">
            <w:pPr>
              <w:spacing w:line="360" w:lineRule="auto"/>
              <w:rPr>
                <w:rFonts w:asciiTheme="majorBidi" w:hAnsiTheme="majorBidi"/>
                <w:color w:val="000000" w:themeColor="text1"/>
              </w:rPr>
            </w:pPr>
            <w:r w:rsidRPr="00AC2E30">
              <w:rPr>
                <w:rFonts w:asciiTheme="majorBidi" w:hAnsiTheme="majorBidi"/>
                <w:color w:val="000000" w:themeColor="text1"/>
              </w:rPr>
              <w:t>Recall</w:t>
            </w:r>
          </w:p>
        </w:tc>
        <w:tc>
          <w:tcPr>
            <w:tcW w:w="1552" w:type="dxa"/>
            <w:tcBorders>
              <w:top w:val="single" w:sz="12" w:space="0" w:color="auto"/>
              <w:bottom w:val="single" w:sz="12" w:space="0" w:color="auto"/>
            </w:tcBorders>
            <w:vAlign w:val="center"/>
          </w:tcPr>
          <w:p w14:paraId="4440282C"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Precision</w:t>
            </w:r>
          </w:p>
        </w:tc>
        <w:tc>
          <w:tcPr>
            <w:tcW w:w="1552" w:type="dxa"/>
            <w:tcBorders>
              <w:top w:val="single" w:sz="12" w:space="0" w:color="auto"/>
              <w:bottom w:val="single" w:sz="12" w:space="0" w:color="auto"/>
            </w:tcBorders>
            <w:vAlign w:val="center"/>
          </w:tcPr>
          <w:p w14:paraId="6C51FC12"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Recall</w:t>
            </w:r>
          </w:p>
        </w:tc>
      </w:tr>
      <w:tr w:rsidR="00D82788" w:rsidRPr="00AC2E30" w14:paraId="09180C69" w14:textId="77777777" w:rsidTr="00C45B95">
        <w:tc>
          <w:tcPr>
            <w:tcW w:w="3420" w:type="dxa"/>
            <w:vAlign w:val="center"/>
          </w:tcPr>
          <w:p w14:paraId="574FE343" w14:textId="77777777" w:rsidR="002F449F" w:rsidRPr="00AC2E30" w:rsidRDefault="002F449F" w:rsidP="00C45B95">
            <w:pPr>
              <w:spacing w:line="360" w:lineRule="auto"/>
              <w:jc w:val="both"/>
              <w:rPr>
                <w:rFonts w:asciiTheme="majorBidi" w:hAnsiTheme="majorBidi"/>
                <w:color w:val="000000" w:themeColor="text1"/>
              </w:rPr>
            </w:pPr>
            <w:r w:rsidRPr="00AC2E30">
              <w:rPr>
                <w:rFonts w:asciiTheme="majorBidi" w:hAnsiTheme="majorBidi"/>
                <w:color w:val="000000" w:themeColor="text1"/>
              </w:rPr>
              <w:t>Sulfonylureas</w:t>
            </w:r>
          </w:p>
        </w:tc>
        <w:tc>
          <w:tcPr>
            <w:tcW w:w="802" w:type="dxa"/>
            <w:vAlign w:val="center"/>
          </w:tcPr>
          <w:p w14:paraId="2ECE5ACE"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0.89</w:t>
            </w:r>
          </w:p>
        </w:tc>
        <w:tc>
          <w:tcPr>
            <w:tcW w:w="1948" w:type="dxa"/>
            <w:gridSpan w:val="2"/>
            <w:vAlign w:val="center"/>
          </w:tcPr>
          <w:p w14:paraId="3D7E6608"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0.93</w:t>
            </w:r>
          </w:p>
        </w:tc>
        <w:tc>
          <w:tcPr>
            <w:tcW w:w="1552" w:type="dxa"/>
            <w:vAlign w:val="center"/>
          </w:tcPr>
          <w:p w14:paraId="351D088A"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0.95</w:t>
            </w:r>
          </w:p>
        </w:tc>
        <w:tc>
          <w:tcPr>
            <w:tcW w:w="1552" w:type="dxa"/>
            <w:vAlign w:val="center"/>
          </w:tcPr>
          <w:p w14:paraId="35DD627C"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0.91</w:t>
            </w:r>
          </w:p>
        </w:tc>
      </w:tr>
      <w:tr w:rsidR="00D82788" w:rsidRPr="00AC2E30" w14:paraId="31229DAD" w14:textId="77777777" w:rsidTr="00C45B95">
        <w:tc>
          <w:tcPr>
            <w:tcW w:w="3420" w:type="dxa"/>
            <w:vAlign w:val="center"/>
          </w:tcPr>
          <w:p w14:paraId="7AA0D80E" w14:textId="77777777" w:rsidR="002F449F" w:rsidRPr="00AC2E30" w:rsidRDefault="002F449F" w:rsidP="00C45B95">
            <w:pPr>
              <w:spacing w:line="360" w:lineRule="auto"/>
              <w:jc w:val="both"/>
              <w:rPr>
                <w:rFonts w:asciiTheme="majorBidi" w:hAnsiTheme="majorBidi"/>
                <w:color w:val="000000" w:themeColor="text1"/>
              </w:rPr>
            </w:pPr>
            <w:r w:rsidRPr="00AC2E30">
              <w:rPr>
                <w:rFonts w:asciiTheme="majorBidi" w:hAnsiTheme="majorBidi"/>
                <w:color w:val="000000"/>
              </w:rPr>
              <w:t>Acetaminophen</w:t>
            </w:r>
          </w:p>
        </w:tc>
        <w:tc>
          <w:tcPr>
            <w:tcW w:w="802" w:type="dxa"/>
            <w:vAlign w:val="center"/>
          </w:tcPr>
          <w:p w14:paraId="078D8EF8"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0.85</w:t>
            </w:r>
          </w:p>
        </w:tc>
        <w:tc>
          <w:tcPr>
            <w:tcW w:w="1948" w:type="dxa"/>
            <w:gridSpan w:val="2"/>
            <w:vAlign w:val="center"/>
          </w:tcPr>
          <w:p w14:paraId="5CB27990"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0.89</w:t>
            </w:r>
          </w:p>
        </w:tc>
        <w:tc>
          <w:tcPr>
            <w:tcW w:w="1552" w:type="dxa"/>
            <w:vAlign w:val="center"/>
          </w:tcPr>
          <w:p w14:paraId="45EE6F5D"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0.82</w:t>
            </w:r>
          </w:p>
        </w:tc>
        <w:tc>
          <w:tcPr>
            <w:tcW w:w="1552" w:type="dxa"/>
            <w:vAlign w:val="center"/>
          </w:tcPr>
          <w:p w14:paraId="67332BC2"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0.92</w:t>
            </w:r>
          </w:p>
        </w:tc>
      </w:tr>
      <w:tr w:rsidR="00D82788" w:rsidRPr="00AC2E30" w14:paraId="2F9BC2E4" w14:textId="77777777" w:rsidTr="00C45B95">
        <w:tc>
          <w:tcPr>
            <w:tcW w:w="3420" w:type="dxa"/>
            <w:tcBorders>
              <w:bottom w:val="single" w:sz="4" w:space="0" w:color="auto"/>
            </w:tcBorders>
            <w:vAlign w:val="center"/>
          </w:tcPr>
          <w:p w14:paraId="1807B46A" w14:textId="77777777" w:rsidR="002F449F" w:rsidRPr="00AC2E30" w:rsidRDefault="002F449F" w:rsidP="00C45B95">
            <w:pPr>
              <w:spacing w:line="360" w:lineRule="auto"/>
              <w:jc w:val="both"/>
              <w:rPr>
                <w:rFonts w:asciiTheme="majorBidi" w:hAnsiTheme="majorBidi"/>
                <w:color w:val="000000" w:themeColor="text1"/>
              </w:rPr>
            </w:pPr>
            <w:r w:rsidRPr="00AC2E30">
              <w:rPr>
                <w:rFonts w:asciiTheme="majorBidi" w:hAnsiTheme="majorBidi"/>
                <w:color w:val="000000"/>
              </w:rPr>
              <w:t>Benzodiazepines</w:t>
            </w:r>
          </w:p>
        </w:tc>
        <w:tc>
          <w:tcPr>
            <w:tcW w:w="802" w:type="dxa"/>
            <w:tcBorders>
              <w:bottom w:val="single" w:sz="4" w:space="0" w:color="auto"/>
            </w:tcBorders>
            <w:vAlign w:val="center"/>
          </w:tcPr>
          <w:p w14:paraId="7AA113AE"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0.86</w:t>
            </w:r>
          </w:p>
        </w:tc>
        <w:tc>
          <w:tcPr>
            <w:tcW w:w="1948" w:type="dxa"/>
            <w:gridSpan w:val="2"/>
            <w:tcBorders>
              <w:bottom w:val="single" w:sz="4" w:space="0" w:color="auto"/>
            </w:tcBorders>
            <w:vAlign w:val="center"/>
          </w:tcPr>
          <w:p w14:paraId="107CFDDD"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0.79</w:t>
            </w:r>
          </w:p>
        </w:tc>
        <w:tc>
          <w:tcPr>
            <w:tcW w:w="1552" w:type="dxa"/>
            <w:tcBorders>
              <w:bottom w:val="single" w:sz="4" w:space="0" w:color="auto"/>
            </w:tcBorders>
            <w:vAlign w:val="center"/>
          </w:tcPr>
          <w:p w14:paraId="2623C04F"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0.82</w:t>
            </w:r>
          </w:p>
        </w:tc>
        <w:tc>
          <w:tcPr>
            <w:tcW w:w="1552" w:type="dxa"/>
            <w:tcBorders>
              <w:bottom w:val="single" w:sz="4" w:space="0" w:color="auto"/>
            </w:tcBorders>
            <w:vAlign w:val="center"/>
          </w:tcPr>
          <w:p w14:paraId="449552F1"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0.87</w:t>
            </w:r>
          </w:p>
        </w:tc>
      </w:tr>
      <w:tr w:rsidR="00D82788" w:rsidRPr="00AC2E30" w14:paraId="25BD2E1A" w14:textId="77777777" w:rsidTr="00C45B95">
        <w:tc>
          <w:tcPr>
            <w:tcW w:w="3420" w:type="dxa"/>
            <w:tcBorders>
              <w:bottom w:val="single" w:sz="12" w:space="0" w:color="auto"/>
            </w:tcBorders>
            <w:vAlign w:val="center"/>
          </w:tcPr>
          <w:p w14:paraId="0590686B" w14:textId="77777777" w:rsidR="002F449F" w:rsidRPr="00AC2E30" w:rsidRDefault="002F449F" w:rsidP="00C45B95">
            <w:pPr>
              <w:spacing w:line="360" w:lineRule="auto"/>
              <w:jc w:val="both"/>
              <w:rPr>
                <w:rFonts w:asciiTheme="majorBidi" w:hAnsiTheme="majorBidi"/>
                <w:color w:val="000000" w:themeColor="text1"/>
              </w:rPr>
            </w:pPr>
            <w:r w:rsidRPr="00AC2E30">
              <w:rPr>
                <w:rFonts w:asciiTheme="majorBidi" w:hAnsiTheme="majorBidi"/>
                <w:color w:val="000000"/>
              </w:rPr>
              <w:t>Aspirin</w:t>
            </w:r>
          </w:p>
        </w:tc>
        <w:tc>
          <w:tcPr>
            <w:tcW w:w="802" w:type="dxa"/>
            <w:tcBorders>
              <w:bottom w:val="single" w:sz="12" w:space="0" w:color="auto"/>
            </w:tcBorders>
            <w:vAlign w:val="center"/>
          </w:tcPr>
          <w:p w14:paraId="10027E35"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0.74</w:t>
            </w:r>
          </w:p>
        </w:tc>
        <w:tc>
          <w:tcPr>
            <w:tcW w:w="1948" w:type="dxa"/>
            <w:gridSpan w:val="2"/>
            <w:tcBorders>
              <w:bottom w:val="single" w:sz="12" w:space="0" w:color="auto"/>
            </w:tcBorders>
            <w:vAlign w:val="center"/>
          </w:tcPr>
          <w:p w14:paraId="4AB0669C"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0.66</w:t>
            </w:r>
          </w:p>
        </w:tc>
        <w:tc>
          <w:tcPr>
            <w:tcW w:w="1552" w:type="dxa"/>
            <w:tcBorders>
              <w:bottom w:val="single" w:sz="12" w:space="0" w:color="auto"/>
            </w:tcBorders>
            <w:vAlign w:val="center"/>
          </w:tcPr>
          <w:p w14:paraId="6C5D40B7"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0.83</w:t>
            </w:r>
          </w:p>
        </w:tc>
        <w:tc>
          <w:tcPr>
            <w:tcW w:w="1552" w:type="dxa"/>
            <w:tcBorders>
              <w:bottom w:val="single" w:sz="12" w:space="0" w:color="auto"/>
            </w:tcBorders>
            <w:vAlign w:val="center"/>
          </w:tcPr>
          <w:p w14:paraId="5088A8B6" w14:textId="77777777" w:rsidR="002F449F" w:rsidRPr="00AC2E30" w:rsidRDefault="002F449F" w:rsidP="00D82788">
            <w:pPr>
              <w:spacing w:line="360" w:lineRule="auto"/>
              <w:jc w:val="center"/>
              <w:rPr>
                <w:rFonts w:asciiTheme="majorBidi" w:hAnsiTheme="majorBidi"/>
                <w:color w:val="000000" w:themeColor="text1"/>
              </w:rPr>
            </w:pPr>
            <w:r w:rsidRPr="00AC2E30">
              <w:rPr>
                <w:rFonts w:asciiTheme="majorBidi" w:hAnsiTheme="majorBidi"/>
                <w:color w:val="000000" w:themeColor="text1"/>
              </w:rPr>
              <w:t>0.62</w:t>
            </w:r>
          </w:p>
        </w:tc>
      </w:tr>
    </w:tbl>
    <w:p w14:paraId="659E6912" w14:textId="2176F8E5" w:rsidR="002F449F" w:rsidRPr="00AC2E30" w:rsidRDefault="002F449F" w:rsidP="00C45B95">
      <w:pPr>
        <w:spacing w:line="480" w:lineRule="auto"/>
        <w:jc w:val="both"/>
        <w:rPr>
          <w:rFonts w:asciiTheme="majorBidi" w:hAnsiTheme="majorBidi"/>
          <w:b/>
          <w:color w:val="000000" w:themeColor="text1"/>
        </w:rPr>
      </w:pPr>
      <w:r w:rsidRPr="00AC2E30">
        <w:rPr>
          <w:rFonts w:asciiTheme="majorBidi" w:hAnsiTheme="majorBidi"/>
          <w:color w:val="000000" w:themeColor="text1"/>
        </w:rPr>
        <w:t>DNN:</w:t>
      </w:r>
      <w:r w:rsidRPr="00AC2E30">
        <w:rPr>
          <w:rFonts w:asciiTheme="majorBidi" w:hAnsiTheme="majorBidi"/>
        </w:rPr>
        <w:t xml:space="preserve"> </w:t>
      </w:r>
      <w:r w:rsidRPr="00AC2E30">
        <w:rPr>
          <w:rFonts w:asciiTheme="majorBidi" w:hAnsiTheme="majorBidi"/>
          <w:color w:val="000000" w:themeColor="text1"/>
        </w:rPr>
        <w:t xml:space="preserve">Deep </w:t>
      </w:r>
      <w:r w:rsidR="00E1457B" w:rsidRPr="00AC2E30">
        <w:rPr>
          <w:rFonts w:asciiTheme="majorBidi" w:hAnsiTheme="majorBidi"/>
          <w:color w:val="000000" w:themeColor="text1"/>
        </w:rPr>
        <w:t>N</w:t>
      </w:r>
      <w:r w:rsidRPr="00AC2E30">
        <w:rPr>
          <w:rFonts w:asciiTheme="majorBidi" w:hAnsiTheme="majorBidi"/>
          <w:color w:val="000000" w:themeColor="text1"/>
        </w:rPr>
        <w:t xml:space="preserve">eural </w:t>
      </w:r>
      <w:r w:rsidR="00E1457B" w:rsidRPr="00AC2E30">
        <w:rPr>
          <w:rFonts w:asciiTheme="majorBidi" w:hAnsiTheme="majorBidi"/>
          <w:color w:val="000000" w:themeColor="text1"/>
        </w:rPr>
        <w:t>N</w:t>
      </w:r>
      <w:r w:rsidRPr="00AC2E30">
        <w:rPr>
          <w:rFonts w:asciiTheme="majorBidi" w:hAnsiTheme="majorBidi"/>
          <w:color w:val="000000" w:themeColor="text1"/>
        </w:rPr>
        <w:t>etwork</w:t>
      </w:r>
    </w:p>
    <w:p w14:paraId="0931B846" w14:textId="77777777" w:rsidR="002F449F" w:rsidRPr="00AC2E30" w:rsidRDefault="002F449F" w:rsidP="00C45B95">
      <w:pPr>
        <w:spacing w:line="480" w:lineRule="auto"/>
        <w:jc w:val="both"/>
        <w:rPr>
          <w:rFonts w:asciiTheme="majorBidi" w:hAnsiTheme="majorBidi" w:cstheme="majorBidi"/>
          <w:b/>
          <w:bCs/>
          <w:color w:val="000000" w:themeColor="text1"/>
        </w:rPr>
      </w:pPr>
    </w:p>
    <w:p w14:paraId="53771C03" w14:textId="77777777" w:rsidR="002F449F" w:rsidRPr="00AC2E30" w:rsidRDefault="002F449F" w:rsidP="002F449F">
      <w:pPr>
        <w:spacing w:line="480" w:lineRule="auto"/>
        <w:jc w:val="both"/>
        <w:rPr>
          <w:rFonts w:asciiTheme="majorBidi" w:hAnsiTheme="majorBidi" w:cstheme="majorBidi"/>
          <w:b/>
          <w:bCs/>
          <w:color w:val="000000" w:themeColor="text1"/>
        </w:rPr>
      </w:pPr>
    </w:p>
    <w:p w14:paraId="1B7A7CFA" w14:textId="77777777" w:rsidR="002F449F" w:rsidRPr="00AC2E30" w:rsidRDefault="002F449F" w:rsidP="002F449F">
      <w:pPr>
        <w:spacing w:line="480" w:lineRule="auto"/>
        <w:jc w:val="both"/>
        <w:rPr>
          <w:rFonts w:asciiTheme="majorBidi" w:hAnsiTheme="majorBidi" w:cstheme="majorBidi"/>
          <w:b/>
          <w:bCs/>
          <w:color w:val="000000" w:themeColor="text1"/>
        </w:rPr>
      </w:pPr>
    </w:p>
    <w:p w14:paraId="45194D26" w14:textId="77777777" w:rsidR="002F449F" w:rsidRPr="00AC2E30" w:rsidRDefault="002F449F" w:rsidP="002F449F">
      <w:pPr>
        <w:spacing w:line="480" w:lineRule="auto"/>
        <w:jc w:val="both"/>
        <w:rPr>
          <w:rFonts w:asciiTheme="majorBidi" w:hAnsiTheme="majorBidi" w:cstheme="majorBidi"/>
          <w:b/>
          <w:bCs/>
          <w:color w:val="000000" w:themeColor="text1"/>
        </w:rPr>
      </w:pPr>
    </w:p>
    <w:p w14:paraId="76B18BD5" w14:textId="77777777" w:rsidR="002F449F" w:rsidRPr="00AC2E30" w:rsidRDefault="002F449F" w:rsidP="002F449F">
      <w:pPr>
        <w:spacing w:line="480" w:lineRule="auto"/>
        <w:jc w:val="both"/>
        <w:rPr>
          <w:rFonts w:asciiTheme="majorBidi" w:hAnsiTheme="majorBidi" w:cstheme="majorBidi"/>
          <w:b/>
          <w:bCs/>
          <w:color w:val="000000" w:themeColor="text1"/>
        </w:rPr>
      </w:pPr>
    </w:p>
    <w:p w14:paraId="144E7333" w14:textId="77777777" w:rsidR="002F449F" w:rsidRPr="00AC2E30" w:rsidRDefault="002F449F" w:rsidP="002F449F">
      <w:pPr>
        <w:spacing w:line="480" w:lineRule="auto"/>
        <w:jc w:val="both"/>
        <w:rPr>
          <w:rFonts w:asciiTheme="majorBidi" w:hAnsiTheme="majorBidi" w:cstheme="majorBidi"/>
          <w:b/>
          <w:bCs/>
          <w:color w:val="000000" w:themeColor="text1"/>
        </w:rPr>
      </w:pPr>
    </w:p>
    <w:p w14:paraId="20A638EE" w14:textId="77777777" w:rsidR="002F449F" w:rsidRPr="00AC2E30" w:rsidRDefault="002F449F" w:rsidP="002F449F">
      <w:pPr>
        <w:spacing w:line="480" w:lineRule="auto"/>
        <w:jc w:val="both"/>
        <w:rPr>
          <w:rFonts w:asciiTheme="majorBidi" w:hAnsiTheme="majorBidi" w:cstheme="majorBidi"/>
          <w:b/>
          <w:bCs/>
          <w:color w:val="000000" w:themeColor="text1"/>
        </w:rPr>
      </w:pPr>
    </w:p>
    <w:p w14:paraId="23E2CE4A" w14:textId="77777777" w:rsidR="002F449F" w:rsidRPr="00AC2E30" w:rsidRDefault="002F449F" w:rsidP="002F449F">
      <w:pPr>
        <w:spacing w:line="480" w:lineRule="auto"/>
        <w:jc w:val="both"/>
        <w:rPr>
          <w:rFonts w:asciiTheme="majorBidi" w:hAnsiTheme="majorBidi" w:cstheme="majorBidi"/>
          <w:b/>
          <w:bCs/>
          <w:color w:val="000000" w:themeColor="text1"/>
        </w:rPr>
      </w:pPr>
    </w:p>
    <w:p w14:paraId="4F10BFD4" w14:textId="77777777" w:rsidR="002F449F" w:rsidRPr="00AC2E30" w:rsidRDefault="002F449F" w:rsidP="002F449F">
      <w:pPr>
        <w:spacing w:line="480" w:lineRule="auto"/>
        <w:jc w:val="both"/>
        <w:rPr>
          <w:rFonts w:asciiTheme="majorBidi" w:hAnsiTheme="majorBidi" w:cstheme="majorBidi"/>
          <w:b/>
          <w:bCs/>
          <w:color w:val="000000" w:themeColor="text1"/>
        </w:rPr>
      </w:pPr>
    </w:p>
    <w:p w14:paraId="509C04C7" w14:textId="77777777" w:rsidR="002F449F" w:rsidRPr="00AC2E30" w:rsidRDefault="002F449F" w:rsidP="002F449F">
      <w:pPr>
        <w:spacing w:line="480" w:lineRule="auto"/>
        <w:jc w:val="both"/>
        <w:rPr>
          <w:rFonts w:asciiTheme="majorBidi" w:hAnsiTheme="majorBidi" w:cstheme="majorBidi"/>
          <w:b/>
          <w:bCs/>
          <w:color w:val="000000" w:themeColor="text1"/>
        </w:rPr>
      </w:pPr>
    </w:p>
    <w:p w14:paraId="0C701B31" w14:textId="77777777" w:rsidR="002F449F" w:rsidRPr="00AC2E30" w:rsidRDefault="002F449F" w:rsidP="002F449F">
      <w:pPr>
        <w:spacing w:line="480" w:lineRule="auto"/>
        <w:jc w:val="both"/>
        <w:rPr>
          <w:rFonts w:asciiTheme="majorBidi" w:hAnsiTheme="majorBidi" w:cstheme="majorBidi"/>
          <w:b/>
          <w:bCs/>
          <w:color w:val="000000" w:themeColor="text1"/>
        </w:rPr>
      </w:pPr>
    </w:p>
    <w:p w14:paraId="43CFD28F" w14:textId="77777777" w:rsidR="002F449F" w:rsidRPr="00AC2E30" w:rsidRDefault="002F449F" w:rsidP="002F449F">
      <w:pPr>
        <w:spacing w:line="480" w:lineRule="auto"/>
        <w:jc w:val="both"/>
        <w:rPr>
          <w:rFonts w:asciiTheme="majorBidi" w:hAnsiTheme="majorBidi" w:cstheme="majorBidi"/>
          <w:b/>
          <w:bCs/>
          <w:color w:val="000000" w:themeColor="text1"/>
        </w:rPr>
      </w:pPr>
    </w:p>
    <w:p w14:paraId="16CD94CA" w14:textId="77777777" w:rsidR="002F449F" w:rsidRPr="00AC2E30" w:rsidRDefault="002F449F" w:rsidP="002F449F">
      <w:pPr>
        <w:spacing w:line="480" w:lineRule="auto"/>
        <w:jc w:val="both"/>
        <w:rPr>
          <w:rFonts w:asciiTheme="majorBidi" w:hAnsiTheme="majorBidi" w:cstheme="majorBidi"/>
          <w:b/>
          <w:bCs/>
          <w:color w:val="000000" w:themeColor="text1"/>
        </w:rPr>
      </w:pPr>
    </w:p>
    <w:p w14:paraId="67D1BEE1" w14:textId="77777777" w:rsidR="002F449F" w:rsidRPr="00AC2E30" w:rsidRDefault="002F449F" w:rsidP="002F449F">
      <w:pPr>
        <w:spacing w:line="480" w:lineRule="auto"/>
        <w:jc w:val="both"/>
        <w:rPr>
          <w:rFonts w:asciiTheme="majorBidi" w:hAnsiTheme="majorBidi" w:cstheme="majorBidi"/>
          <w:b/>
          <w:bCs/>
          <w:color w:val="000000" w:themeColor="text1"/>
        </w:rPr>
      </w:pPr>
    </w:p>
    <w:p w14:paraId="1988ADEA" w14:textId="77777777" w:rsidR="00D56E63" w:rsidRPr="00AC2E30" w:rsidRDefault="00D56E63" w:rsidP="002F449F">
      <w:pPr>
        <w:spacing w:line="480" w:lineRule="auto"/>
        <w:jc w:val="both"/>
        <w:rPr>
          <w:rFonts w:asciiTheme="majorBidi" w:hAnsiTheme="majorBidi" w:cstheme="majorBidi"/>
          <w:b/>
          <w:bCs/>
          <w:color w:val="000000" w:themeColor="text1"/>
        </w:rPr>
      </w:pPr>
    </w:p>
    <w:p w14:paraId="533884C5" w14:textId="77777777" w:rsidR="00743007" w:rsidRPr="00AC2E30" w:rsidRDefault="00743007" w:rsidP="002F449F">
      <w:pPr>
        <w:spacing w:line="480" w:lineRule="auto"/>
        <w:jc w:val="both"/>
        <w:rPr>
          <w:rFonts w:asciiTheme="majorBidi" w:hAnsiTheme="majorBidi" w:cstheme="majorBidi"/>
          <w:b/>
          <w:bCs/>
          <w:color w:val="000000" w:themeColor="text1"/>
        </w:rPr>
      </w:pPr>
    </w:p>
    <w:p w14:paraId="0B324160" w14:textId="77777777" w:rsidR="002F449F" w:rsidRPr="00AC2E30" w:rsidRDefault="002F449F" w:rsidP="00580047">
      <w:pPr>
        <w:spacing w:line="480" w:lineRule="auto"/>
        <w:jc w:val="both"/>
        <w:rPr>
          <w:rFonts w:asciiTheme="majorBidi" w:hAnsiTheme="majorBidi" w:cstheme="majorBidi"/>
          <w:b/>
          <w:bCs/>
          <w:color w:val="000000" w:themeColor="text1"/>
        </w:rPr>
      </w:pPr>
    </w:p>
    <w:p w14:paraId="2202B946" w14:textId="35CB5635" w:rsidR="002F449F" w:rsidRPr="00AC2E30" w:rsidRDefault="002F449F" w:rsidP="00C45B95">
      <w:pPr>
        <w:spacing w:line="480" w:lineRule="auto"/>
        <w:jc w:val="both"/>
        <w:rPr>
          <w:rFonts w:asciiTheme="majorBidi" w:hAnsiTheme="majorBidi" w:cstheme="majorBidi"/>
          <w:b/>
          <w:bCs/>
          <w:color w:val="000000" w:themeColor="text1"/>
        </w:rPr>
      </w:pPr>
      <w:r w:rsidRPr="00AC2E30">
        <w:rPr>
          <w:rFonts w:asciiTheme="majorBidi" w:hAnsiTheme="majorBidi"/>
          <w:b/>
          <w:color w:val="000000" w:themeColor="text1"/>
        </w:rPr>
        <w:lastRenderedPageBreak/>
        <w:t xml:space="preserve">Table 3: </w:t>
      </w:r>
      <w:r w:rsidRPr="00AC2E30">
        <w:rPr>
          <w:rFonts w:asciiTheme="majorBidi" w:hAnsiTheme="majorBidi" w:cstheme="majorBidi"/>
          <w:color w:val="000000" w:themeColor="text1"/>
        </w:rPr>
        <w:t xml:space="preserve">F1-scores and </w:t>
      </w:r>
      <w:r w:rsidR="00E1457B" w:rsidRPr="00AC2E30">
        <w:rPr>
          <w:rFonts w:asciiTheme="majorBidi" w:hAnsiTheme="majorBidi" w:cstheme="majorBidi"/>
          <w:color w:val="000000" w:themeColor="text1"/>
        </w:rPr>
        <w:t>O</w:t>
      </w:r>
      <w:r w:rsidRPr="00AC2E30">
        <w:rPr>
          <w:rFonts w:asciiTheme="majorBidi" w:hAnsiTheme="majorBidi" w:cstheme="majorBidi"/>
          <w:color w:val="000000" w:themeColor="text1"/>
        </w:rPr>
        <w:t xml:space="preserve">verall </w:t>
      </w:r>
      <w:r w:rsidR="00B60BD3" w:rsidRPr="00AC2E30">
        <w:rPr>
          <w:rFonts w:asciiTheme="majorBidi" w:hAnsiTheme="majorBidi" w:cstheme="majorBidi"/>
          <w:color w:val="000000" w:themeColor="text1"/>
        </w:rPr>
        <w:t>A</w:t>
      </w:r>
      <w:r w:rsidRPr="00AC2E30">
        <w:rPr>
          <w:rFonts w:asciiTheme="majorBidi" w:hAnsiTheme="majorBidi" w:cstheme="majorBidi"/>
          <w:color w:val="000000" w:themeColor="text1"/>
        </w:rPr>
        <w:t xml:space="preserve">ccuracy for Test </w:t>
      </w:r>
      <w:r w:rsidR="00B60BD3" w:rsidRPr="00AC2E30">
        <w:rPr>
          <w:rFonts w:asciiTheme="majorBidi" w:hAnsiTheme="majorBidi" w:cstheme="majorBidi"/>
          <w:color w:val="000000" w:themeColor="text1"/>
        </w:rPr>
        <w:t>D</w:t>
      </w:r>
      <w:r w:rsidRPr="00AC2E30">
        <w:rPr>
          <w:rFonts w:asciiTheme="majorBidi" w:hAnsiTheme="majorBidi" w:cstheme="majorBidi"/>
          <w:color w:val="000000" w:themeColor="text1"/>
        </w:rPr>
        <w:t xml:space="preserve">ata of the DNN </w:t>
      </w:r>
      <w:r w:rsidR="00B60BD3" w:rsidRPr="00AC2E30">
        <w:rPr>
          <w:rFonts w:asciiTheme="majorBidi" w:hAnsiTheme="majorBidi" w:cstheme="majorBidi"/>
          <w:color w:val="000000" w:themeColor="text1"/>
        </w:rPr>
        <w:t>M</w:t>
      </w:r>
      <w:r w:rsidRPr="00AC2E30">
        <w:rPr>
          <w:rFonts w:asciiTheme="majorBidi" w:hAnsiTheme="majorBidi" w:cstheme="majorBidi"/>
          <w:color w:val="000000" w:themeColor="text1"/>
        </w:rPr>
        <w:t>odels</w:t>
      </w:r>
    </w:p>
    <w:tbl>
      <w:tblPr>
        <w:tblStyle w:val="TableGrid"/>
        <w:tblW w:w="0" w:type="auto"/>
        <w:tblInd w:w="-342" w:type="dxa"/>
        <w:tblBorders>
          <w:left w:val="none" w:sz="0" w:space="0" w:color="auto"/>
          <w:right w:val="none" w:sz="0" w:space="0" w:color="auto"/>
          <w:insideV w:val="none" w:sz="0" w:space="0" w:color="auto"/>
        </w:tblBorders>
        <w:tblLook w:val="04A0" w:firstRow="1" w:lastRow="0" w:firstColumn="1" w:lastColumn="0" w:noHBand="0" w:noVBand="1"/>
      </w:tblPr>
      <w:tblGrid>
        <w:gridCol w:w="3600"/>
        <w:gridCol w:w="1170"/>
        <w:gridCol w:w="1890"/>
      </w:tblGrid>
      <w:tr w:rsidR="00D82788" w:rsidRPr="00AC2E30" w14:paraId="0E946754" w14:textId="77777777" w:rsidTr="00C45B95">
        <w:tc>
          <w:tcPr>
            <w:tcW w:w="3600" w:type="dxa"/>
            <w:tcBorders>
              <w:top w:val="single" w:sz="12" w:space="0" w:color="auto"/>
              <w:bottom w:val="single" w:sz="12" w:space="0" w:color="auto"/>
            </w:tcBorders>
            <w:vAlign w:val="center"/>
          </w:tcPr>
          <w:p w14:paraId="5D8A6B26" w14:textId="7B509B23" w:rsidR="002F449F" w:rsidRPr="00AC2E30" w:rsidRDefault="002F4741" w:rsidP="00C45B95">
            <w:pPr>
              <w:spacing w:line="360" w:lineRule="auto"/>
              <w:jc w:val="both"/>
              <w:rPr>
                <w:rFonts w:asciiTheme="majorBidi" w:hAnsiTheme="majorBidi" w:cstheme="majorBidi"/>
                <w:b/>
                <w:bCs/>
                <w:color w:val="000000" w:themeColor="text1"/>
              </w:rPr>
            </w:pPr>
            <w:r w:rsidRPr="00AC2E30">
              <w:rPr>
                <w:rFonts w:asciiTheme="majorBidi" w:hAnsiTheme="majorBidi"/>
                <w:b/>
                <w:color w:val="000000"/>
              </w:rPr>
              <w:t>Drug exposure</w:t>
            </w:r>
          </w:p>
        </w:tc>
        <w:tc>
          <w:tcPr>
            <w:tcW w:w="1170" w:type="dxa"/>
            <w:tcBorders>
              <w:top w:val="single" w:sz="12" w:space="0" w:color="auto"/>
              <w:bottom w:val="single" w:sz="12" w:space="0" w:color="auto"/>
            </w:tcBorders>
            <w:vAlign w:val="center"/>
          </w:tcPr>
          <w:p w14:paraId="223D7DE7"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PyTorch</w:t>
            </w:r>
          </w:p>
        </w:tc>
        <w:tc>
          <w:tcPr>
            <w:tcW w:w="1890" w:type="dxa"/>
            <w:tcBorders>
              <w:top w:val="single" w:sz="12" w:space="0" w:color="auto"/>
              <w:bottom w:val="single" w:sz="12" w:space="0" w:color="auto"/>
            </w:tcBorders>
            <w:vAlign w:val="center"/>
          </w:tcPr>
          <w:p w14:paraId="2C13CC61"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Keras</w:t>
            </w:r>
          </w:p>
        </w:tc>
      </w:tr>
      <w:tr w:rsidR="00D82788" w:rsidRPr="00AC2E30" w14:paraId="5E066A0E" w14:textId="77777777" w:rsidTr="00147FF1">
        <w:tc>
          <w:tcPr>
            <w:tcW w:w="3600" w:type="dxa"/>
            <w:tcBorders>
              <w:top w:val="single" w:sz="12" w:space="0" w:color="auto"/>
            </w:tcBorders>
            <w:vAlign w:val="center"/>
          </w:tcPr>
          <w:p w14:paraId="6E4CBCEE"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rPr>
              <w:t>Acetaminophen</w:t>
            </w:r>
          </w:p>
        </w:tc>
        <w:tc>
          <w:tcPr>
            <w:tcW w:w="1170" w:type="dxa"/>
            <w:tcBorders>
              <w:top w:val="single" w:sz="12" w:space="0" w:color="auto"/>
            </w:tcBorders>
            <w:vAlign w:val="center"/>
          </w:tcPr>
          <w:p w14:paraId="10F8F83D"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0.87</w:t>
            </w:r>
          </w:p>
        </w:tc>
        <w:tc>
          <w:tcPr>
            <w:tcW w:w="1890" w:type="dxa"/>
            <w:tcBorders>
              <w:top w:val="single" w:sz="12" w:space="0" w:color="auto"/>
            </w:tcBorders>
            <w:vAlign w:val="center"/>
          </w:tcPr>
          <w:p w14:paraId="3A5806B7"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0.84</w:t>
            </w:r>
          </w:p>
        </w:tc>
      </w:tr>
      <w:tr w:rsidR="002F449F" w:rsidRPr="00AC2E30" w14:paraId="53930217" w14:textId="77777777" w:rsidTr="00147FF1">
        <w:tc>
          <w:tcPr>
            <w:tcW w:w="3600" w:type="dxa"/>
            <w:vAlign w:val="center"/>
          </w:tcPr>
          <w:p w14:paraId="371F712E"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rPr>
              <w:t>Aspirin</w:t>
            </w:r>
          </w:p>
        </w:tc>
        <w:tc>
          <w:tcPr>
            <w:tcW w:w="1170" w:type="dxa"/>
            <w:vAlign w:val="center"/>
          </w:tcPr>
          <w:p w14:paraId="4C45C03C"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0.70</w:t>
            </w:r>
          </w:p>
        </w:tc>
        <w:tc>
          <w:tcPr>
            <w:tcW w:w="1890" w:type="dxa"/>
            <w:vAlign w:val="center"/>
          </w:tcPr>
          <w:p w14:paraId="2AECA56D"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0.66</w:t>
            </w:r>
          </w:p>
        </w:tc>
      </w:tr>
      <w:tr w:rsidR="002F449F" w:rsidRPr="00AC2E30" w14:paraId="570A21B1" w14:textId="77777777" w:rsidTr="00147FF1">
        <w:tc>
          <w:tcPr>
            <w:tcW w:w="3600" w:type="dxa"/>
            <w:vAlign w:val="center"/>
          </w:tcPr>
          <w:p w14:paraId="49C40EBC"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rPr>
              <w:t>Benzodiazepines</w:t>
            </w:r>
          </w:p>
        </w:tc>
        <w:tc>
          <w:tcPr>
            <w:tcW w:w="1170" w:type="dxa"/>
            <w:vAlign w:val="center"/>
          </w:tcPr>
          <w:p w14:paraId="01762F19"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0.83</w:t>
            </w:r>
          </w:p>
        </w:tc>
        <w:tc>
          <w:tcPr>
            <w:tcW w:w="1890" w:type="dxa"/>
            <w:vAlign w:val="center"/>
          </w:tcPr>
          <w:p w14:paraId="2DF97BAB"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0.83</w:t>
            </w:r>
          </w:p>
        </w:tc>
      </w:tr>
      <w:tr w:rsidR="002F449F" w:rsidRPr="00AC2E30" w14:paraId="5E4E6ACF" w14:textId="77777777" w:rsidTr="00147FF1">
        <w:tc>
          <w:tcPr>
            <w:tcW w:w="3600" w:type="dxa"/>
            <w:vAlign w:val="center"/>
          </w:tcPr>
          <w:p w14:paraId="3ABB6F16"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rPr>
              <w:t>Bupropion</w:t>
            </w:r>
          </w:p>
        </w:tc>
        <w:tc>
          <w:tcPr>
            <w:tcW w:w="1170" w:type="dxa"/>
            <w:vAlign w:val="center"/>
          </w:tcPr>
          <w:p w14:paraId="43A170D0"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0.49</w:t>
            </w:r>
          </w:p>
        </w:tc>
        <w:tc>
          <w:tcPr>
            <w:tcW w:w="1890" w:type="dxa"/>
            <w:vAlign w:val="center"/>
          </w:tcPr>
          <w:p w14:paraId="2371C2E4"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0.45</w:t>
            </w:r>
          </w:p>
        </w:tc>
      </w:tr>
      <w:tr w:rsidR="002F449F" w:rsidRPr="00AC2E30" w14:paraId="09C1A006" w14:textId="77777777" w:rsidTr="00147FF1">
        <w:tc>
          <w:tcPr>
            <w:tcW w:w="3600" w:type="dxa"/>
            <w:vAlign w:val="center"/>
          </w:tcPr>
          <w:p w14:paraId="01647A12"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themeColor="text1"/>
              </w:rPr>
              <w:t>Calcium channel blockers</w:t>
            </w:r>
          </w:p>
        </w:tc>
        <w:tc>
          <w:tcPr>
            <w:tcW w:w="1170" w:type="dxa"/>
            <w:vAlign w:val="center"/>
          </w:tcPr>
          <w:p w14:paraId="06ABA31D"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0.54</w:t>
            </w:r>
          </w:p>
        </w:tc>
        <w:tc>
          <w:tcPr>
            <w:tcW w:w="1890" w:type="dxa"/>
            <w:vAlign w:val="center"/>
          </w:tcPr>
          <w:p w14:paraId="019D4736"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0.53</w:t>
            </w:r>
          </w:p>
        </w:tc>
      </w:tr>
      <w:tr w:rsidR="002F449F" w:rsidRPr="00AC2E30" w14:paraId="173B76E7" w14:textId="77777777" w:rsidTr="00147FF1">
        <w:tc>
          <w:tcPr>
            <w:tcW w:w="3600" w:type="dxa"/>
            <w:vAlign w:val="center"/>
          </w:tcPr>
          <w:p w14:paraId="6424C741"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themeColor="text1"/>
              </w:rPr>
              <w:t>Diphenhydramine</w:t>
            </w:r>
          </w:p>
        </w:tc>
        <w:tc>
          <w:tcPr>
            <w:tcW w:w="1170" w:type="dxa"/>
            <w:vAlign w:val="center"/>
          </w:tcPr>
          <w:p w14:paraId="71FCF7BB"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0.67</w:t>
            </w:r>
          </w:p>
        </w:tc>
        <w:tc>
          <w:tcPr>
            <w:tcW w:w="1890" w:type="dxa"/>
            <w:vAlign w:val="center"/>
          </w:tcPr>
          <w:p w14:paraId="10B8A916"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0.68</w:t>
            </w:r>
          </w:p>
        </w:tc>
      </w:tr>
      <w:tr w:rsidR="002F449F" w:rsidRPr="00AC2E30" w14:paraId="66CC9170" w14:textId="77777777" w:rsidTr="00147FF1">
        <w:tc>
          <w:tcPr>
            <w:tcW w:w="3600" w:type="dxa"/>
            <w:vAlign w:val="center"/>
          </w:tcPr>
          <w:p w14:paraId="5F4D4173"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themeColor="text1"/>
              </w:rPr>
              <w:t>Lithium</w:t>
            </w:r>
          </w:p>
        </w:tc>
        <w:tc>
          <w:tcPr>
            <w:tcW w:w="1170" w:type="dxa"/>
            <w:vAlign w:val="center"/>
          </w:tcPr>
          <w:p w14:paraId="31D4C832"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0.70</w:t>
            </w:r>
          </w:p>
        </w:tc>
        <w:tc>
          <w:tcPr>
            <w:tcW w:w="1890" w:type="dxa"/>
            <w:vAlign w:val="center"/>
          </w:tcPr>
          <w:p w14:paraId="4B1103D3"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0.63</w:t>
            </w:r>
          </w:p>
        </w:tc>
      </w:tr>
      <w:tr w:rsidR="002F449F" w:rsidRPr="00AC2E30" w14:paraId="0627062A" w14:textId="77777777" w:rsidTr="00147FF1">
        <w:tc>
          <w:tcPr>
            <w:tcW w:w="3600" w:type="dxa"/>
            <w:vAlign w:val="center"/>
          </w:tcPr>
          <w:p w14:paraId="50F46315" w14:textId="77777777" w:rsidR="002F449F" w:rsidRPr="00AC2E30" w:rsidRDefault="002F449F" w:rsidP="00147FF1">
            <w:pPr>
              <w:spacing w:line="360" w:lineRule="auto"/>
              <w:jc w:val="both"/>
              <w:rPr>
                <w:rFonts w:asciiTheme="majorBidi" w:hAnsiTheme="majorBidi" w:cstheme="majorBidi"/>
                <w:color w:val="000000" w:themeColor="text1"/>
              </w:rPr>
            </w:pPr>
            <w:r w:rsidRPr="00AC2E30">
              <w:rPr>
                <w:rFonts w:asciiTheme="majorBidi" w:hAnsiTheme="majorBidi"/>
                <w:color w:val="000000" w:themeColor="text1"/>
              </w:rPr>
              <w:t>Sulfonylureas</w:t>
            </w:r>
          </w:p>
        </w:tc>
        <w:tc>
          <w:tcPr>
            <w:tcW w:w="1170" w:type="dxa"/>
            <w:vAlign w:val="center"/>
          </w:tcPr>
          <w:p w14:paraId="4A89FDF6"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themeColor="text1"/>
              </w:rPr>
              <w:t>0.92</w:t>
            </w:r>
          </w:p>
        </w:tc>
        <w:tc>
          <w:tcPr>
            <w:tcW w:w="1890" w:type="dxa"/>
            <w:vAlign w:val="center"/>
          </w:tcPr>
          <w:p w14:paraId="2AE09E56" w14:textId="77777777" w:rsidR="002F449F" w:rsidRPr="00AC2E30" w:rsidRDefault="002F449F" w:rsidP="00D82788">
            <w:pPr>
              <w:spacing w:line="360" w:lineRule="auto"/>
              <w:jc w:val="center"/>
              <w:rPr>
                <w:rFonts w:asciiTheme="majorBidi" w:hAnsiTheme="majorBidi" w:cstheme="majorBidi"/>
                <w:color w:val="000000" w:themeColor="text1"/>
              </w:rPr>
            </w:pPr>
            <w:r w:rsidRPr="00AC2E30">
              <w:rPr>
                <w:rFonts w:asciiTheme="majorBidi" w:hAnsiTheme="majorBidi"/>
                <w:color w:val="000000"/>
              </w:rPr>
              <w:t>0.91</w:t>
            </w:r>
          </w:p>
        </w:tc>
      </w:tr>
      <w:tr w:rsidR="00D82788" w:rsidRPr="00AC2E30" w14:paraId="4C00A969" w14:textId="77777777" w:rsidTr="00147FF1">
        <w:tc>
          <w:tcPr>
            <w:tcW w:w="3600" w:type="dxa"/>
            <w:tcBorders>
              <w:bottom w:val="single" w:sz="4" w:space="0" w:color="auto"/>
            </w:tcBorders>
            <w:vAlign w:val="center"/>
          </w:tcPr>
          <w:p w14:paraId="22242039" w14:textId="77777777" w:rsidR="002F449F" w:rsidRPr="00AC2E30" w:rsidRDefault="002F449F" w:rsidP="00147FF1">
            <w:pPr>
              <w:spacing w:line="360" w:lineRule="auto"/>
              <w:jc w:val="both"/>
              <w:rPr>
                <w:rFonts w:asciiTheme="majorBidi" w:hAnsiTheme="majorBidi" w:cstheme="majorBidi"/>
                <w:b/>
                <w:bCs/>
                <w:color w:val="000000" w:themeColor="text1"/>
              </w:rPr>
            </w:pPr>
            <w:r w:rsidRPr="00AC2E30">
              <w:rPr>
                <w:rFonts w:asciiTheme="majorBidi" w:hAnsiTheme="majorBidi"/>
                <w:b/>
                <w:color w:val="000000" w:themeColor="text1"/>
              </w:rPr>
              <w:t>Mean F1-score</w:t>
            </w:r>
          </w:p>
        </w:tc>
        <w:tc>
          <w:tcPr>
            <w:tcW w:w="1170" w:type="dxa"/>
            <w:tcBorders>
              <w:bottom w:val="single" w:sz="4" w:space="0" w:color="auto"/>
            </w:tcBorders>
            <w:vAlign w:val="center"/>
          </w:tcPr>
          <w:p w14:paraId="5EF4EF91" w14:textId="77777777" w:rsidR="002F449F" w:rsidRPr="00AC2E30" w:rsidRDefault="002F449F" w:rsidP="00D82788">
            <w:pPr>
              <w:spacing w:line="360" w:lineRule="auto"/>
              <w:jc w:val="center"/>
              <w:rPr>
                <w:rFonts w:asciiTheme="majorBidi" w:hAnsiTheme="majorBidi" w:cstheme="majorBidi"/>
                <w:b/>
                <w:bCs/>
                <w:color w:val="000000" w:themeColor="text1"/>
              </w:rPr>
            </w:pPr>
            <w:r w:rsidRPr="00AC2E30">
              <w:rPr>
                <w:rFonts w:asciiTheme="majorBidi" w:hAnsiTheme="majorBidi"/>
                <w:b/>
                <w:color w:val="000000" w:themeColor="text1"/>
              </w:rPr>
              <w:t>0.71</w:t>
            </w:r>
          </w:p>
        </w:tc>
        <w:tc>
          <w:tcPr>
            <w:tcW w:w="1890" w:type="dxa"/>
            <w:tcBorders>
              <w:bottom w:val="single" w:sz="4" w:space="0" w:color="auto"/>
            </w:tcBorders>
            <w:vAlign w:val="center"/>
          </w:tcPr>
          <w:p w14:paraId="759764BD" w14:textId="77777777" w:rsidR="002F449F" w:rsidRPr="00AC2E30" w:rsidRDefault="002F449F" w:rsidP="00D82788">
            <w:pPr>
              <w:spacing w:line="360" w:lineRule="auto"/>
              <w:jc w:val="center"/>
              <w:rPr>
                <w:rFonts w:asciiTheme="majorBidi" w:hAnsiTheme="majorBidi" w:cstheme="majorBidi"/>
                <w:b/>
                <w:bCs/>
                <w:color w:val="000000" w:themeColor="text1"/>
              </w:rPr>
            </w:pPr>
            <w:r w:rsidRPr="00AC2E30">
              <w:rPr>
                <w:rFonts w:asciiTheme="majorBidi" w:hAnsiTheme="majorBidi"/>
                <w:b/>
                <w:color w:val="000000"/>
              </w:rPr>
              <w:t>0.69</w:t>
            </w:r>
          </w:p>
        </w:tc>
      </w:tr>
      <w:tr w:rsidR="00D82788" w:rsidRPr="00AC2E30" w14:paraId="56C85EF2" w14:textId="77777777" w:rsidTr="00147FF1">
        <w:tc>
          <w:tcPr>
            <w:tcW w:w="3600" w:type="dxa"/>
            <w:tcBorders>
              <w:bottom w:val="single" w:sz="12" w:space="0" w:color="auto"/>
            </w:tcBorders>
            <w:shd w:val="clear" w:color="auto" w:fill="D0CECE" w:themeFill="background2" w:themeFillShade="E6"/>
            <w:vAlign w:val="center"/>
          </w:tcPr>
          <w:p w14:paraId="506FF9A2" w14:textId="77777777" w:rsidR="002F449F" w:rsidRPr="00AC2E30" w:rsidRDefault="002F449F" w:rsidP="00147FF1">
            <w:pPr>
              <w:spacing w:line="360" w:lineRule="auto"/>
              <w:jc w:val="both"/>
              <w:rPr>
                <w:rFonts w:asciiTheme="majorBidi" w:hAnsiTheme="majorBidi" w:cstheme="majorBidi"/>
                <w:b/>
                <w:bCs/>
                <w:color w:val="000000" w:themeColor="text1"/>
              </w:rPr>
            </w:pPr>
            <w:r w:rsidRPr="00AC2E30">
              <w:rPr>
                <w:rFonts w:asciiTheme="majorBidi" w:hAnsiTheme="majorBidi"/>
                <w:b/>
                <w:color w:val="000000" w:themeColor="text1"/>
              </w:rPr>
              <w:t>Overall accuracy</w:t>
            </w:r>
          </w:p>
        </w:tc>
        <w:tc>
          <w:tcPr>
            <w:tcW w:w="1170" w:type="dxa"/>
            <w:tcBorders>
              <w:bottom w:val="single" w:sz="12" w:space="0" w:color="auto"/>
            </w:tcBorders>
            <w:shd w:val="clear" w:color="auto" w:fill="D0CECE" w:themeFill="background2" w:themeFillShade="E6"/>
            <w:vAlign w:val="center"/>
          </w:tcPr>
          <w:p w14:paraId="72C8A98B" w14:textId="77777777" w:rsidR="002F449F" w:rsidRPr="00AC2E30" w:rsidRDefault="002F449F" w:rsidP="00D82788">
            <w:pPr>
              <w:spacing w:line="360" w:lineRule="auto"/>
              <w:jc w:val="center"/>
              <w:rPr>
                <w:rFonts w:asciiTheme="majorBidi" w:hAnsiTheme="majorBidi" w:cstheme="majorBidi"/>
                <w:b/>
                <w:bCs/>
                <w:color w:val="000000" w:themeColor="text1"/>
              </w:rPr>
            </w:pPr>
            <w:r w:rsidRPr="00AC2E30">
              <w:rPr>
                <w:rFonts w:asciiTheme="majorBidi" w:hAnsiTheme="majorBidi"/>
                <w:b/>
                <w:color w:val="000000" w:themeColor="text1"/>
              </w:rPr>
              <w:t>0.75</w:t>
            </w:r>
          </w:p>
        </w:tc>
        <w:tc>
          <w:tcPr>
            <w:tcW w:w="1890" w:type="dxa"/>
            <w:tcBorders>
              <w:bottom w:val="single" w:sz="12" w:space="0" w:color="auto"/>
            </w:tcBorders>
            <w:shd w:val="clear" w:color="auto" w:fill="D0CECE" w:themeFill="background2" w:themeFillShade="E6"/>
            <w:vAlign w:val="center"/>
          </w:tcPr>
          <w:p w14:paraId="171D36B4" w14:textId="77777777" w:rsidR="002F449F" w:rsidRPr="00AC2E30" w:rsidRDefault="002F449F" w:rsidP="00D82788">
            <w:pPr>
              <w:spacing w:line="360" w:lineRule="auto"/>
              <w:jc w:val="center"/>
              <w:rPr>
                <w:rFonts w:asciiTheme="majorBidi" w:hAnsiTheme="majorBidi" w:cstheme="majorBidi"/>
                <w:b/>
                <w:bCs/>
                <w:color w:val="000000" w:themeColor="text1"/>
              </w:rPr>
            </w:pPr>
            <w:r w:rsidRPr="00AC2E30">
              <w:rPr>
                <w:rFonts w:asciiTheme="majorBidi" w:hAnsiTheme="majorBidi"/>
                <w:b/>
                <w:color w:val="000000" w:themeColor="text1"/>
              </w:rPr>
              <w:t>0.74</w:t>
            </w:r>
          </w:p>
        </w:tc>
      </w:tr>
    </w:tbl>
    <w:p w14:paraId="5FEF55A9" w14:textId="1A4E5877" w:rsidR="002F449F" w:rsidRPr="00AC2E30" w:rsidRDefault="002F449F" w:rsidP="00147FF1">
      <w:pPr>
        <w:spacing w:line="480" w:lineRule="auto"/>
        <w:jc w:val="both"/>
        <w:rPr>
          <w:rFonts w:asciiTheme="majorBidi" w:hAnsiTheme="majorBidi" w:cstheme="majorBidi"/>
          <w:b/>
          <w:bCs/>
          <w:color w:val="000000" w:themeColor="text1"/>
        </w:rPr>
      </w:pPr>
      <w:r w:rsidRPr="00AC2E30">
        <w:rPr>
          <w:rFonts w:asciiTheme="majorBidi" w:hAnsiTheme="majorBidi" w:cstheme="majorBidi"/>
          <w:color w:val="000000" w:themeColor="text1"/>
        </w:rPr>
        <w:t>DNN:</w:t>
      </w:r>
      <w:r w:rsidRPr="00AC2E30">
        <w:rPr>
          <w:rFonts w:asciiTheme="majorBidi" w:hAnsiTheme="majorBidi"/>
        </w:rPr>
        <w:t xml:space="preserve"> </w:t>
      </w:r>
      <w:r w:rsidRPr="00AC2E30">
        <w:rPr>
          <w:rFonts w:asciiTheme="majorBidi" w:hAnsiTheme="majorBidi" w:cstheme="majorBidi"/>
          <w:color w:val="000000" w:themeColor="text1"/>
        </w:rPr>
        <w:t xml:space="preserve">Deep </w:t>
      </w:r>
      <w:r w:rsidR="00FE33D8" w:rsidRPr="00AC2E30">
        <w:rPr>
          <w:rFonts w:asciiTheme="majorBidi" w:hAnsiTheme="majorBidi" w:cstheme="majorBidi"/>
          <w:color w:val="000000" w:themeColor="text1"/>
        </w:rPr>
        <w:t>N</w:t>
      </w:r>
      <w:r w:rsidRPr="00AC2E30">
        <w:rPr>
          <w:rFonts w:asciiTheme="majorBidi" w:hAnsiTheme="majorBidi" w:cstheme="majorBidi"/>
          <w:color w:val="000000" w:themeColor="text1"/>
        </w:rPr>
        <w:t xml:space="preserve">eural </w:t>
      </w:r>
      <w:r w:rsidR="00FE33D8" w:rsidRPr="00AC2E30">
        <w:rPr>
          <w:rFonts w:asciiTheme="majorBidi" w:hAnsiTheme="majorBidi" w:cstheme="majorBidi"/>
          <w:color w:val="000000" w:themeColor="text1"/>
        </w:rPr>
        <w:t>N</w:t>
      </w:r>
      <w:r w:rsidRPr="00AC2E30">
        <w:rPr>
          <w:rFonts w:asciiTheme="majorBidi" w:hAnsiTheme="majorBidi" w:cstheme="majorBidi"/>
          <w:color w:val="000000" w:themeColor="text1"/>
        </w:rPr>
        <w:t>etwork</w:t>
      </w:r>
    </w:p>
    <w:p w14:paraId="7BB615DF" w14:textId="6AFADBB6" w:rsidR="002F449F" w:rsidRPr="00AC2E30" w:rsidRDefault="002F449F" w:rsidP="00147FF1">
      <w:pPr>
        <w:spacing w:line="480" w:lineRule="auto"/>
        <w:jc w:val="both"/>
        <w:rPr>
          <w:rFonts w:asciiTheme="majorBidi" w:hAnsiTheme="majorBidi"/>
          <w:b/>
          <w:color w:val="000000" w:themeColor="text1"/>
        </w:rPr>
      </w:pPr>
    </w:p>
    <w:p w14:paraId="13721848" w14:textId="77777777" w:rsidR="002F449F" w:rsidRPr="00AC2E30" w:rsidRDefault="002F449F" w:rsidP="00147FF1">
      <w:pPr>
        <w:spacing w:line="480" w:lineRule="auto"/>
        <w:jc w:val="both"/>
        <w:rPr>
          <w:rFonts w:asciiTheme="majorBidi" w:hAnsiTheme="majorBidi"/>
        </w:rPr>
      </w:pPr>
    </w:p>
    <w:p w14:paraId="58E1DB02" w14:textId="7E6C1531" w:rsidR="002F449F" w:rsidRPr="00AC2E30" w:rsidRDefault="002F449F" w:rsidP="00147FF1">
      <w:pPr>
        <w:suppressAutoHyphens/>
        <w:spacing w:line="480" w:lineRule="auto"/>
        <w:jc w:val="both"/>
        <w:rPr>
          <w:rFonts w:asciiTheme="majorBidi" w:hAnsiTheme="majorBidi"/>
          <w:i/>
          <w:color w:val="000000" w:themeColor="text1"/>
        </w:rPr>
      </w:pPr>
      <w:r w:rsidRPr="00AC2E30">
        <w:rPr>
          <w:rFonts w:asciiTheme="majorBidi" w:hAnsiTheme="majorBidi" w:cstheme="majorBidi"/>
          <w:b/>
          <w:bCs/>
          <w:color w:val="000000" w:themeColor="text1"/>
        </w:rPr>
        <w:br w:type="page"/>
      </w:r>
    </w:p>
    <w:p w14:paraId="6B9BBBDB" w14:textId="0A284386" w:rsidR="002F449F" w:rsidRPr="00AC2E30" w:rsidRDefault="002F449F" w:rsidP="00147FF1">
      <w:pPr>
        <w:spacing w:line="480" w:lineRule="auto"/>
        <w:jc w:val="both"/>
        <w:rPr>
          <w:rFonts w:asciiTheme="majorBidi" w:hAnsiTheme="majorBidi" w:cstheme="majorBidi"/>
          <w:b/>
          <w:bCs/>
          <w:color w:val="000000" w:themeColor="text1"/>
        </w:rPr>
      </w:pPr>
      <w:r w:rsidRPr="00AC2E30">
        <w:rPr>
          <w:rFonts w:asciiTheme="majorBidi" w:hAnsiTheme="majorBidi" w:cstheme="majorBidi"/>
          <w:b/>
          <w:bCs/>
          <w:color w:val="000000" w:themeColor="text1"/>
        </w:rPr>
        <w:lastRenderedPageBreak/>
        <w:t xml:space="preserve">Figure </w:t>
      </w:r>
      <w:r w:rsidR="006D44F4" w:rsidRPr="00AC2E30">
        <w:rPr>
          <w:rFonts w:asciiTheme="majorBidi" w:hAnsiTheme="majorBidi" w:cstheme="majorBidi"/>
          <w:b/>
          <w:bCs/>
          <w:color w:val="000000" w:themeColor="text1"/>
        </w:rPr>
        <w:t>1</w:t>
      </w:r>
      <w:r w:rsidRPr="00AC2E30">
        <w:rPr>
          <w:rFonts w:asciiTheme="majorBidi" w:hAnsiTheme="majorBidi" w:cstheme="majorBidi"/>
          <w:b/>
          <w:bCs/>
          <w:color w:val="000000" w:themeColor="text1"/>
        </w:rPr>
        <w:t xml:space="preserve">: </w:t>
      </w:r>
      <w:r w:rsidRPr="00AC2E30">
        <w:rPr>
          <w:rFonts w:asciiTheme="majorBidi" w:hAnsiTheme="majorBidi"/>
          <w:color w:val="000000" w:themeColor="text1"/>
        </w:rPr>
        <w:t>Feature</w:t>
      </w:r>
      <w:r w:rsidR="00D96643" w:rsidRPr="00AC2E30">
        <w:rPr>
          <w:rFonts w:asciiTheme="majorBidi" w:hAnsiTheme="majorBidi"/>
          <w:color w:val="000000" w:themeColor="text1"/>
        </w:rPr>
        <w:t xml:space="preserve"> Distribution Plot for ‘Age’ in Training, Validation and Testing Data</w:t>
      </w:r>
    </w:p>
    <w:p w14:paraId="5082C27C" w14:textId="77777777" w:rsidR="002F449F" w:rsidRPr="00AC2E30" w:rsidRDefault="002F449F" w:rsidP="00120274">
      <w:pPr>
        <w:spacing w:line="480" w:lineRule="auto"/>
        <w:jc w:val="both"/>
        <w:rPr>
          <w:rFonts w:asciiTheme="majorBidi" w:hAnsiTheme="majorBidi" w:cstheme="majorBidi"/>
          <w:b/>
          <w:bCs/>
          <w:color w:val="000000" w:themeColor="text1"/>
        </w:rPr>
      </w:pPr>
      <w:r w:rsidRPr="00120274">
        <w:rPr>
          <w:rFonts w:asciiTheme="majorBidi" w:hAnsiTheme="majorBidi" w:cstheme="majorBidi"/>
          <w:b/>
          <w:bCs/>
          <w:noProof/>
          <w:color w:val="000000" w:themeColor="text1"/>
        </w:rPr>
        <w:drawing>
          <wp:inline distT="0" distB="0" distL="0" distR="0" wp14:anchorId="5008A69B" wp14:editId="76EC5DCC">
            <wp:extent cx="6368669" cy="1645920"/>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68669" cy="1645920"/>
                    </a:xfrm>
                    <a:prstGeom prst="rect">
                      <a:avLst/>
                    </a:prstGeom>
                  </pic:spPr>
                </pic:pic>
              </a:graphicData>
            </a:graphic>
          </wp:inline>
        </w:drawing>
      </w:r>
    </w:p>
    <w:p w14:paraId="436BE78A" w14:textId="0393F526" w:rsidR="002F449F" w:rsidRPr="00AC2E30" w:rsidRDefault="002F449F" w:rsidP="00147FF1">
      <w:pPr>
        <w:spacing w:line="480" w:lineRule="auto"/>
        <w:jc w:val="both"/>
        <w:rPr>
          <w:rFonts w:asciiTheme="majorBidi" w:hAnsiTheme="majorBidi"/>
          <w:b/>
          <w:i/>
          <w:color w:val="000000" w:themeColor="text1"/>
        </w:rPr>
      </w:pPr>
      <w:r w:rsidRPr="00AC2E30">
        <w:rPr>
          <w:rFonts w:asciiTheme="majorBidi" w:hAnsiTheme="majorBidi"/>
          <w:b/>
          <w:i/>
          <w:color w:val="000000" w:themeColor="text1"/>
        </w:rPr>
        <w:t>A high</w:t>
      </w:r>
      <w:r w:rsidR="002B481B" w:rsidRPr="00AC2E30">
        <w:rPr>
          <w:rFonts w:asciiTheme="majorBidi" w:hAnsiTheme="majorBidi"/>
          <w:b/>
          <w:i/>
          <w:color w:val="000000" w:themeColor="text1"/>
        </w:rPr>
        <w:t>-</w:t>
      </w:r>
      <w:r w:rsidRPr="00AC2E30">
        <w:rPr>
          <w:rFonts w:asciiTheme="majorBidi" w:hAnsiTheme="majorBidi"/>
          <w:b/>
          <w:i/>
          <w:color w:val="000000" w:themeColor="text1"/>
        </w:rPr>
        <w:t xml:space="preserve">resolution version of </w:t>
      </w:r>
      <w:r w:rsidR="002F4741" w:rsidRPr="00AC2E30">
        <w:rPr>
          <w:rFonts w:asciiTheme="majorBidi" w:hAnsiTheme="majorBidi"/>
          <w:b/>
          <w:i/>
          <w:color w:val="000000" w:themeColor="text1"/>
        </w:rPr>
        <w:t>F</w:t>
      </w:r>
      <w:r w:rsidRPr="00AC2E30">
        <w:rPr>
          <w:rFonts w:asciiTheme="majorBidi" w:hAnsiTheme="majorBidi"/>
          <w:b/>
          <w:i/>
          <w:color w:val="000000" w:themeColor="text1"/>
        </w:rPr>
        <w:t xml:space="preserve">igure </w:t>
      </w:r>
      <w:r w:rsidR="002F4741" w:rsidRPr="00AC2E30">
        <w:rPr>
          <w:rFonts w:asciiTheme="majorBidi" w:hAnsiTheme="majorBidi"/>
          <w:b/>
          <w:i/>
          <w:color w:val="000000" w:themeColor="text1"/>
        </w:rPr>
        <w:t xml:space="preserve">1 </w:t>
      </w:r>
      <w:r w:rsidRPr="00AC2E30">
        <w:rPr>
          <w:rFonts w:asciiTheme="majorBidi" w:hAnsiTheme="majorBidi"/>
          <w:b/>
          <w:i/>
          <w:color w:val="000000" w:themeColor="text1"/>
        </w:rPr>
        <w:t>can be found as a supplement file with name “Fig-</w:t>
      </w:r>
      <w:r w:rsidR="006D44F4" w:rsidRPr="00AC2E30">
        <w:rPr>
          <w:rFonts w:asciiTheme="majorBidi" w:hAnsiTheme="majorBidi"/>
          <w:b/>
          <w:i/>
          <w:color w:val="000000" w:themeColor="text1"/>
        </w:rPr>
        <w:t>1</w:t>
      </w:r>
      <w:r w:rsidRPr="00AC2E30">
        <w:rPr>
          <w:rFonts w:asciiTheme="majorBidi" w:hAnsiTheme="majorBidi"/>
          <w:b/>
          <w:i/>
          <w:color w:val="000000" w:themeColor="text1"/>
        </w:rPr>
        <w:t>.png.”</w:t>
      </w:r>
    </w:p>
    <w:p w14:paraId="52591853" w14:textId="49CDE01B" w:rsidR="00D9455D" w:rsidRPr="00AC2E30" w:rsidRDefault="00D9455D" w:rsidP="00120274">
      <w:pPr>
        <w:suppressAutoHyphens/>
        <w:spacing w:line="480" w:lineRule="auto"/>
        <w:jc w:val="both"/>
        <w:rPr>
          <w:rFonts w:asciiTheme="majorBidi" w:hAnsiTheme="majorBidi" w:cstheme="majorBidi"/>
          <w:b/>
          <w:bCs/>
          <w:color w:val="000000" w:themeColor="text1"/>
        </w:rPr>
      </w:pPr>
    </w:p>
    <w:p w14:paraId="61B2C8E8" w14:textId="77777777" w:rsidR="00A36897" w:rsidRPr="00AC2E30" w:rsidRDefault="00A36897" w:rsidP="00743007">
      <w:pPr>
        <w:suppressAutoHyphens/>
        <w:spacing w:line="480" w:lineRule="auto"/>
        <w:jc w:val="both"/>
        <w:rPr>
          <w:rFonts w:asciiTheme="majorBidi" w:hAnsiTheme="majorBidi" w:cstheme="majorBidi"/>
          <w:b/>
          <w:bCs/>
          <w:color w:val="000000" w:themeColor="text1"/>
        </w:rPr>
      </w:pPr>
    </w:p>
    <w:p w14:paraId="257D1410" w14:textId="25D7DF61" w:rsidR="00743007" w:rsidRPr="00AC2E30" w:rsidRDefault="00D9455D" w:rsidP="008E18AE">
      <w:pPr>
        <w:pStyle w:val="Caption"/>
        <w:spacing w:line="480" w:lineRule="auto"/>
        <w:jc w:val="both"/>
        <w:rPr>
          <w:rFonts w:asciiTheme="majorBidi" w:hAnsiTheme="majorBidi" w:cstheme="majorBidi"/>
          <w:i w:val="0"/>
          <w:iCs w:val="0"/>
        </w:rPr>
      </w:pPr>
      <w:r w:rsidRPr="00AC2E30">
        <w:rPr>
          <w:noProof/>
        </w:rPr>
        <w:drawing>
          <wp:anchor distT="0" distB="0" distL="114300" distR="114300" simplePos="0" relativeHeight="251657216" behindDoc="0" locked="0" layoutInCell="1" allowOverlap="1" wp14:anchorId="28DBDD38" wp14:editId="34C1D826">
            <wp:simplePos x="0" y="0"/>
            <wp:positionH relativeFrom="column">
              <wp:posOffset>-68580</wp:posOffset>
            </wp:positionH>
            <wp:positionV relativeFrom="paragraph">
              <wp:posOffset>640080</wp:posOffset>
            </wp:positionV>
            <wp:extent cx="3722370" cy="3657600"/>
            <wp:effectExtent l="0" t="0" r="0" b="0"/>
            <wp:wrapTopAndBottom/>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2237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0274">
        <w:rPr>
          <w:rFonts w:asciiTheme="majorBidi" w:hAnsiTheme="majorBidi"/>
          <w:b/>
          <w:i w:val="0"/>
        </w:rPr>
        <w:t>Figure</w:t>
      </w:r>
      <w:r w:rsidRPr="00AC2E30">
        <w:rPr>
          <w:rFonts w:asciiTheme="majorBidi" w:hAnsiTheme="majorBidi"/>
          <w:b/>
          <w:i w:val="0"/>
        </w:rPr>
        <w:t xml:space="preserve"> </w:t>
      </w:r>
      <w:r w:rsidRPr="00120274">
        <w:rPr>
          <w:rFonts w:asciiTheme="majorBidi" w:hAnsiTheme="majorBidi"/>
          <w:b/>
          <w:i w:val="0"/>
        </w:rPr>
        <w:t>2:</w:t>
      </w:r>
      <w:r w:rsidRPr="00AC2E30">
        <w:rPr>
          <w:rFonts w:asciiTheme="majorBidi" w:hAnsiTheme="majorBidi"/>
        </w:rPr>
        <w:t xml:space="preserve"> </w:t>
      </w:r>
      <w:r w:rsidRPr="00AC2E30">
        <w:rPr>
          <w:rFonts w:asciiTheme="majorBidi" w:hAnsiTheme="majorBidi" w:cstheme="majorBidi"/>
          <w:i w:val="0"/>
          <w:iCs w:val="0"/>
        </w:rPr>
        <w:t>Overall Architecture</w:t>
      </w:r>
      <w:r w:rsidRPr="00AC2E30">
        <w:rPr>
          <w:rFonts w:asciiTheme="majorBidi" w:hAnsiTheme="majorBidi"/>
          <w:i w:val="0"/>
        </w:rPr>
        <w:t xml:space="preserve"> of the </w:t>
      </w:r>
      <w:r w:rsidRPr="00AC2E30">
        <w:rPr>
          <w:rFonts w:asciiTheme="majorBidi" w:hAnsiTheme="majorBidi" w:cstheme="majorBidi"/>
          <w:i w:val="0"/>
          <w:iCs w:val="0"/>
        </w:rPr>
        <w:t>Proposed Model</w:t>
      </w:r>
    </w:p>
    <w:p w14:paraId="4A775F89" w14:textId="77777777" w:rsidR="00743007" w:rsidRPr="00AC2E30" w:rsidRDefault="00743007" w:rsidP="00A00EC1">
      <w:pPr>
        <w:suppressAutoHyphens/>
        <w:rPr>
          <w:rFonts w:asciiTheme="majorBidi" w:hAnsiTheme="majorBidi" w:cstheme="majorBidi"/>
          <w:b/>
          <w:bCs/>
          <w:color w:val="000000" w:themeColor="text1"/>
        </w:rPr>
      </w:pPr>
    </w:p>
    <w:p w14:paraId="63D97CD2" w14:textId="219EB372" w:rsidR="002F449F" w:rsidRPr="00AC2E30" w:rsidRDefault="00A00EC1" w:rsidP="00A00EC1">
      <w:pPr>
        <w:spacing w:line="480" w:lineRule="auto"/>
        <w:jc w:val="both"/>
        <w:rPr>
          <w:rFonts w:asciiTheme="majorBidi" w:hAnsiTheme="majorBidi" w:cstheme="majorBidi"/>
        </w:rPr>
      </w:pPr>
      <w:r w:rsidRPr="00AC2E30">
        <w:rPr>
          <w:rFonts w:asciiTheme="majorBidi" w:hAnsiTheme="majorBidi"/>
          <w:b/>
        </w:rPr>
        <w:lastRenderedPageBreak/>
        <w:t xml:space="preserve"> Figure</w:t>
      </w:r>
      <w:r w:rsidR="002F449F" w:rsidRPr="00AC2E30">
        <w:rPr>
          <w:rFonts w:asciiTheme="majorBidi" w:hAnsiTheme="majorBidi" w:cstheme="majorBidi"/>
          <w:b/>
          <w:bCs/>
        </w:rPr>
        <w:t xml:space="preserve"> </w:t>
      </w:r>
      <w:r w:rsidR="006D44F4" w:rsidRPr="00AC2E30">
        <w:rPr>
          <w:rFonts w:asciiTheme="majorBidi" w:hAnsiTheme="majorBidi" w:cstheme="majorBidi"/>
          <w:b/>
          <w:bCs/>
        </w:rPr>
        <w:t>3A</w:t>
      </w:r>
      <w:r w:rsidR="002F449F" w:rsidRPr="00AC2E30">
        <w:rPr>
          <w:rFonts w:asciiTheme="majorBidi" w:hAnsiTheme="majorBidi" w:cstheme="majorBidi"/>
          <w:b/>
          <w:bCs/>
        </w:rPr>
        <w:t>:</w:t>
      </w:r>
      <w:r w:rsidR="002F449F" w:rsidRPr="00AC2E30">
        <w:rPr>
          <w:rFonts w:asciiTheme="majorBidi" w:hAnsiTheme="majorBidi" w:cstheme="majorBidi"/>
        </w:rPr>
        <w:t xml:space="preserve"> Neural </w:t>
      </w:r>
      <w:r w:rsidR="00924C71" w:rsidRPr="00AC2E30">
        <w:rPr>
          <w:rFonts w:asciiTheme="majorBidi" w:hAnsiTheme="majorBidi" w:cstheme="majorBidi"/>
        </w:rPr>
        <w:t>N</w:t>
      </w:r>
      <w:r w:rsidR="002F449F" w:rsidRPr="00AC2E30">
        <w:rPr>
          <w:rFonts w:asciiTheme="majorBidi" w:hAnsiTheme="majorBidi" w:cstheme="majorBidi"/>
        </w:rPr>
        <w:t xml:space="preserve">etwork </w:t>
      </w:r>
      <w:r w:rsidR="00924C71" w:rsidRPr="00AC2E30">
        <w:rPr>
          <w:rFonts w:asciiTheme="majorBidi" w:hAnsiTheme="majorBidi" w:cstheme="majorBidi"/>
        </w:rPr>
        <w:t>M</w:t>
      </w:r>
      <w:r w:rsidR="002F449F" w:rsidRPr="00AC2E30">
        <w:rPr>
          <w:rFonts w:asciiTheme="majorBidi" w:hAnsiTheme="majorBidi" w:cstheme="majorBidi"/>
        </w:rPr>
        <w:t xml:space="preserve">odel </w:t>
      </w:r>
      <w:r w:rsidR="00924C71" w:rsidRPr="00AC2E30">
        <w:rPr>
          <w:rFonts w:asciiTheme="majorBidi" w:hAnsiTheme="majorBidi" w:cstheme="majorBidi"/>
        </w:rPr>
        <w:t>C</w:t>
      </w:r>
      <w:r w:rsidR="002F449F" w:rsidRPr="00AC2E30">
        <w:rPr>
          <w:rFonts w:asciiTheme="majorBidi" w:hAnsiTheme="majorBidi" w:cstheme="majorBidi"/>
        </w:rPr>
        <w:t xml:space="preserve">haracteristic and </w:t>
      </w:r>
      <w:r w:rsidR="00924C71" w:rsidRPr="00AC2E30">
        <w:rPr>
          <w:rFonts w:asciiTheme="majorBidi" w:hAnsiTheme="majorBidi" w:cstheme="majorBidi"/>
        </w:rPr>
        <w:t>C</w:t>
      </w:r>
      <w:r w:rsidR="002F449F" w:rsidRPr="00AC2E30">
        <w:rPr>
          <w:rFonts w:asciiTheme="majorBidi" w:hAnsiTheme="majorBidi" w:cstheme="majorBidi"/>
        </w:rPr>
        <w:t xml:space="preserve">onfusion </w:t>
      </w:r>
      <w:r w:rsidR="00F15558" w:rsidRPr="00AC2E30">
        <w:rPr>
          <w:rFonts w:asciiTheme="majorBidi" w:hAnsiTheme="majorBidi" w:cstheme="majorBidi"/>
        </w:rPr>
        <w:t>M</w:t>
      </w:r>
      <w:r w:rsidR="002F449F" w:rsidRPr="00AC2E30">
        <w:rPr>
          <w:rFonts w:asciiTheme="majorBidi" w:hAnsiTheme="majorBidi" w:cstheme="majorBidi"/>
        </w:rPr>
        <w:t>atrix using PyTorch (</w:t>
      </w:r>
      <w:r w:rsidR="00F15558" w:rsidRPr="00AC2E30">
        <w:rPr>
          <w:rFonts w:asciiTheme="majorBidi" w:hAnsiTheme="majorBidi" w:cstheme="majorBidi"/>
        </w:rPr>
        <w:t>T</w:t>
      </w:r>
      <w:r w:rsidR="002F449F" w:rsidRPr="00AC2E30">
        <w:rPr>
          <w:rFonts w:asciiTheme="majorBidi" w:hAnsiTheme="majorBidi" w:cstheme="majorBidi"/>
        </w:rPr>
        <w:t>rai</w:t>
      </w:r>
      <w:r w:rsidR="002F449F" w:rsidRPr="00AC2E30">
        <w:rPr>
          <w:rFonts w:asciiTheme="majorBidi" w:hAnsiTheme="majorBidi" w:cstheme="majorBidi"/>
        </w:rPr>
        <w:t>n</w:t>
      </w:r>
      <w:r w:rsidR="00682571" w:rsidRPr="00AC2E30">
        <w:rPr>
          <w:rFonts w:asciiTheme="majorBidi" w:hAnsiTheme="majorBidi" w:cstheme="majorBidi"/>
        </w:rPr>
        <w:t>ing</w:t>
      </w:r>
      <w:r w:rsidR="002F449F" w:rsidRPr="00AC2E30">
        <w:rPr>
          <w:rFonts w:asciiTheme="majorBidi" w:hAnsiTheme="majorBidi" w:cstheme="majorBidi"/>
        </w:rPr>
        <w:t xml:space="preserve"> </w:t>
      </w:r>
      <w:r w:rsidR="00F15558" w:rsidRPr="00AC2E30">
        <w:rPr>
          <w:rFonts w:asciiTheme="majorBidi" w:hAnsiTheme="majorBidi" w:cstheme="majorBidi"/>
        </w:rPr>
        <w:t>G</w:t>
      </w:r>
      <w:r w:rsidR="002F449F" w:rsidRPr="00AC2E30">
        <w:rPr>
          <w:rFonts w:asciiTheme="majorBidi" w:hAnsiTheme="majorBidi" w:cstheme="majorBidi"/>
        </w:rPr>
        <w:t>roup)</w:t>
      </w:r>
    </w:p>
    <w:p w14:paraId="299665EC" w14:textId="77777777" w:rsidR="002F449F" w:rsidRPr="00AC2E30" w:rsidRDefault="002F449F" w:rsidP="002F449F">
      <w:pPr>
        <w:spacing w:line="480" w:lineRule="auto"/>
        <w:jc w:val="both"/>
        <w:rPr>
          <w:rFonts w:asciiTheme="majorBidi" w:hAnsiTheme="majorBidi"/>
        </w:rPr>
      </w:pPr>
      <w:r w:rsidRPr="00AC2E30">
        <w:rPr>
          <w:rFonts w:asciiTheme="majorBidi" w:hAnsiTheme="majorBidi"/>
          <w:noProof/>
        </w:rPr>
        <w:drawing>
          <wp:inline distT="0" distB="0" distL="0" distR="0" wp14:anchorId="02EF919D" wp14:editId="3BB1F500">
            <wp:extent cx="5943600" cy="30232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09D0DC37" w14:textId="4C660575" w:rsidR="002F7B2C" w:rsidRPr="00AC2E30" w:rsidRDefault="002F7B2C" w:rsidP="00A00EC1">
      <w:pPr>
        <w:spacing w:line="480" w:lineRule="auto"/>
        <w:jc w:val="both"/>
        <w:rPr>
          <w:rFonts w:asciiTheme="majorBidi" w:hAnsiTheme="majorBidi"/>
        </w:rPr>
      </w:pPr>
      <w:r w:rsidRPr="00AC2E30">
        <w:rPr>
          <w:rFonts w:asciiTheme="majorBidi" w:hAnsiTheme="majorBidi"/>
        </w:rPr>
        <w:t xml:space="preserve">i) Performance </w:t>
      </w:r>
      <w:r w:rsidR="00F121C5" w:rsidRPr="00AC2E30">
        <w:rPr>
          <w:rFonts w:asciiTheme="majorBidi" w:hAnsiTheme="majorBidi"/>
        </w:rPr>
        <w:t>C</w:t>
      </w:r>
      <w:r w:rsidRPr="00AC2E30">
        <w:rPr>
          <w:rFonts w:asciiTheme="majorBidi" w:hAnsiTheme="majorBidi"/>
        </w:rPr>
        <w:t>haracteristics for PyTorch</w:t>
      </w:r>
      <w:r w:rsidR="00F121C5" w:rsidRPr="00AC2E30">
        <w:rPr>
          <w:rFonts w:asciiTheme="majorBidi" w:hAnsiTheme="majorBidi"/>
        </w:rPr>
        <w:t>-</w:t>
      </w:r>
      <w:r w:rsidRPr="00AC2E30">
        <w:rPr>
          <w:rFonts w:asciiTheme="majorBidi" w:hAnsiTheme="majorBidi"/>
        </w:rPr>
        <w:t xml:space="preserve">based </w:t>
      </w:r>
      <w:r w:rsidR="00096D46" w:rsidRPr="00AC2E30">
        <w:rPr>
          <w:rFonts w:asciiTheme="majorBidi" w:hAnsiTheme="majorBidi"/>
        </w:rPr>
        <w:t>M</w:t>
      </w:r>
      <w:r w:rsidRPr="00AC2E30">
        <w:rPr>
          <w:rFonts w:asciiTheme="majorBidi" w:hAnsiTheme="majorBidi"/>
        </w:rPr>
        <w:t>odel</w:t>
      </w:r>
      <w:r w:rsidR="00997F3E" w:rsidRPr="00AC2E30">
        <w:rPr>
          <w:rFonts w:asciiTheme="majorBidi" w:hAnsiTheme="majorBidi"/>
        </w:rPr>
        <w:t xml:space="preserve"> (on </w:t>
      </w:r>
      <w:r w:rsidR="00096D46" w:rsidRPr="00AC2E30">
        <w:rPr>
          <w:rFonts w:asciiTheme="majorBidi" w:hAnsiTheme="majorBidi"/>
        </w:rPr>
        <w:t>T</w:t>
      </w:r>
      <w:r w:rsidR="00997F3E" w:rsidRPr="00AC2E30">
        <w:rPr>
          <w:rFonts w:asciiTheme="majorBidi" w:hAnsiTheme="majorBidi"/>
        </w:rPr>
        <w:t xml:space="preserve">raining </w:t>
      </w:r>
      <w:r w:rsidR="00096D46" w:rsidRPr="00AC2E30">
        <w:rPr>
          <w:rFonts w:asciiTheme="majorBidi" w:hAnsiTheme="majorBidi"/>
        </w:rPr>
        <w:t>S</w:t>
      </w:r>
      <w:r w:rsidR="00997F3E" w:rsidRPr="00AC2E30">
        <w:rPr>
          <w:rFonts w:asciiTheme="majorBidi" w:hAnsiTheme="majorBidi"/>
        </w:rPr>
        <w:t>et)</w:t>
      </w:r>
    </w:p>
    <w:p w14:paraId="2C9CD66A" w14:textId="77777777" w:rsidR="002F449F" w:rsidRPr="00AC2E30" w:rsidRDefault="002F449F" w:rsidP="00A00EC1">
      <w:pPr>
        <w:pStyle w:val="ListParagraph"/>
        <w:spacing w:line="480" w:lineRule="auto"/>
        <w:ind w:left="1080"/>
        <w:jc w:val="both"/>
        <w:rPr>
          <w:rFonts w:asciiTheme="majorBidi" w:hAnsiTheme="majorBidi" w:cstheme="majorBidi"/>
          <w:sz w:val="24"/>
        </w:rPr>
      </w:pPr>
    </w:p>
    <w:p w14:paraId="17DA6F56" w14:textId="77777777" w:rsidR="002F449F" w:rsidRPr="00AC2E30" w:rsidRDefault="002F449F" w:rsidP="00A00EC1">
      <w:pPr>
        <w:spacing w:line="480" w:lineRule="auto"/>
        <w:jc w:val="both"/>
        <w:rPr>
          <w:rFonts w:asciiTheme="majorBidi" w:hAnsiTheme="majorBidi"/>
        </w:rPr>
      </w:pPr>
      <w:r w:rsidRPr="00AC2E30">
        <w:rPr>
          <w:rFonts w:asciiTheme="majorBidi" w:hAnsiTheme="majorBidi"/>
          <w:noProof/>
        </w:rPr>
        <w:drawing>
          <wp:inline distT="0" distB="0" distL="0" distR="0" wp14:anchorId="3510C6FD" wp14:editId="5FAE950D">
            <wp:extent cx="5943600" cy="2586355"/>
            <wp:effectExtent l="0" t="0" r="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14:paraId="31EDED04" w14:textId="1730BC7D" w:rsidR="002F449F" w:rsidRPr="00AC2E30" w:rsidRDefault="002F449F" w:rsidP="00A00EC1">
      <w:pPr>
        <w:spacing w:line="480" w:lineRule="auto"/>
        <w:jc w:val="both"/>
        <w:rPr>
          <w:rFonts w:asciiTheme="majorBidi" w:hAnsiTheme="majorBidi"/>
        </w:rPr>
      </w:pPr>
      <w:r w:rsidRPr="00AC2E30">
        <w:rPr>
          <w:rFonts w:asciiTheme="majorBidi" w:hAnsiTheme="majorBidi"/>
        </w:rPr>
        <w:t xml:space="preserve">ii) Confusion </w:t>
      </w:r>
      <w:r w:rsidR="00096D46" w:rsidRPr="00AC2E30">
        <w:rPr>
          <w:rFonts w:asciiTheme="majorBidi" w:hAnsiTheme="majorBidi"/>
        </w:rPr>
        <w:t>M</w:t>
      </w:r>
      <w:r w:rsidRPr="00AC2E30">
        <w:rPr>
          <w:rFonts w:asciiTheme="majorBidi" w:hAnsiTheme="majorBidi"/>
        </w:rPr>
        <w:t>atrix of PyTorch</w:t>
      </w:r>
      <w:r w:rsidR="00096D46" w:rsidRPr="00AC2E30">
        <w:rPr>
          <w:rFonts w:asciiTheme="majorBidi" w:hAnsiTheme="majorBidi"/>
        </w:rPr>
        <w:t>-</w:t>
      </w:r>
      <w:r w:rsidRPr="00AC2E30">
        <w:rPr>
          <w:rFonts w:asciiTheme="majorBidi" w:hAnsiTheme="majorBidi"/>
        </w:rPr>
        <w:t xml:space="preserve">based </w:t>
      </w:r>
      <w:r w:rsidR="00096D46" w:rsidRPr="00AC2E30">
        <w:rPr>
          <w:rFonts w:asciiTheme="majorBidi" w:hAnsiTheme="majorBidi"/>
        </w:rPr>
        <w:t>M</w:t>
      </w:r>
      <w:r w:rsidRPr="00AC2E30">
        <w:rPr>
          <w:rFonts w:asciiTheme="majorBidi" w:hAnsiTheme="majorBidi"/>
        </w:rPr>
        <w:t xml:space="preserve">odel (on </w:t>
      </w:r>
      <w:r w:rsidR="00096D46" w:rsidRPr="00AC2E30">
        <w:rPr>
          <w:rFonts w:asciiTheme="majorBidi" w:hAnsiTheme="majorBidi"/>
        </w:rPr>
        <w:t>T</w:t>
      </w:r>
      <w:r w:rsidRPr="00AC2E30">
        <w:rPr>
          <w:rFonts w:asciiTheme="majorBidi" w:hAnsiTheme="majorBidi"/>
        </w:rPr>
        <w:t>raining</w:t>
      </w:r>
      <w:r w:rsidR="008E794B" w:rsidRPr="00AC2E30">
        <w:rPr>
          <w:rFonts w:asciiTheme="majorBidi" w:hAnsiTheme="majorBidi"/>
        </w:rPr>
        <w:t xml:space="preserve"> S</w:t>
      </w:r>
      <w:r w:rsidRPr="00AC2E30">
        <w:rPr>
          <w:rFonts w:asciiTheme="majorBidi" w:hAnsiTheme="majorBidi"/>
        </w:rPr>
        <w:t>et)</w:t>
      </w:r>
    </w:p>
    <w:p w14:paraId="1B901989" w14:textId="482A5289" w:rsidR="002F449F" w:rsidRPr="00AC2E30" w:rsidRDefault="002F449F" w:rsidP="00A00EC1">
      <w:pPr>
        <w:suppressAutoHyphens/>
        <w:spacing w:line="480" w:lineRule="auto"/>
        <w:jc w:val="both"/>
        <w:rPr>
          <w:rFonts w:asciiTheme="majorBidi" w:hAnsiTheme="majorBidi"/>
        </w:rPr>
      </w:pPr>
      <w:r w:rsidRPr="00AC2E30">
        <w:rPr>
          <w:rFonts w:asciiTheme="majorBidi" w:hAnsiTheme="majorBidi"/>
        </w:rPr>
        <w:br w:type="page"/>
      </w:r>
      <w:r w:rsidRPr="00AC2E30">
        <w:rPr>
          <w:rFonts w:asciiTheme="majorBidi" w:hAnsiTheme="majorBidi" w:cstheme="majorBidi"/>
          <w:b/>
          <w:bCs/>
        </w:rPr>
        <w:lastRenderedPageBreak/>
        <w:t xml:space="preserve">Figure </w:t>
      </w:r>
      <w:r w:rsidR="006D44F4" w:rsidRPr="00AC2E30">
        <w:rPr>
          <w:rFonts w:asciiTheme="majorBidi" w:hAnsiTheme="majorBidi" w:cstheme="majorBidi"/>
          <w:b/>
          <w:bCs/>
        </w:rPr>
        <w:t>3B</w:t>
      </w:r>
      <w:r w:rsidRPr="00AC2E30">
        <w:rPr>
          <w:rFonts w:asciiTheme="majorBidi" w:hAnsiTheme="majorBidi" w:cstheme="majorBidi"/>
          <w:b/>
          <w:bCs/>
        </w:rPr>
        <w:t>:</w:t>
      </w:r>
      <w:r w:rsidRPr="00AC2E30">
        <w:rPr>
          <w:rFonts w:asciiTheme="majorBidi" w:hAnsiTheme="majorBidi" w:cstheme="majorBidi"/>
        </w:rPr>
        <w:t xml:space="preserve"> Neural</w:t>
      </w:r>
      <w:r w:rsidR="008E794B" w:rsidRPr="00AC2E30">
        <w:rPr>
          <w:rFonts w:asciiTheme="majorBidi" w:hAnsiTheme="majorBidi" w:cstheme="majorBidi"/>
        </w:rPr>
        <w:t xml:space="preserve"> N</w:t>
      </w:r>
      <w:r w:rsidRPr="00AC2E30">
        <w:rPr>
          <w:rFonts w:asciiTheme="majorBidi" w:hAnsiTheme="majorBidi" w:cstheme="majorBidi"/>
        </w:rPr>
        <w:t xml:space="preserve">etwork </w:t>
      </w:r>
      <w:r w:rsidR="008E794B" w:rsidRPr="00AC2E30">
        <w:rPr>
          <w:rFonts w:asciiTheme="majorBidi" w:hAnsiTheme="majorBidi" w:cstheme="majorBidi"/>
        </w:rPr>
        <w:t>M</w:t>
      </w:r>
      <w:r w:rsidRPr="00AC2E30">
        <w:rPr>
          <w:rFonts w:asciiTheme="majorBidi" w:hAnsiTheme="majorBidi" w:cstheme="majorBidi"/>
        </w:rPr>
        <w:t xml:space="preserve">odel </w:t>
      </w:r>
      <w:r w:rsidR="00413277" w:rsidRPr="00AC2E30">
        <w:rPr>
          <w:rFonts w:asciiTheme="majorBidi" w:hAnsiTheme="majorBidi" w:cstheme="majorBidi"/>
        </w:rPr>
        <w:t>C</w:t>
      </w:r>
      <w:r w:rsidRPr="00AC2E30">
        <w:rPr>
          <w:rFonts w:asciiTheme="majorBidi" w:hAnsiTheme="majorBidi" w:cstheme="majorBidi"/>
        </w:rPr>
        <w:t xml:space="preserve">haracteristic and </w:t>
      </w:r>
      <w:r w:rsidR="00413277" w:rsidRPr="00AC2E30">
        <w:rPr>
          <w:rFonts w:asciiTheme="majorBidi" w:hAnsiTheme="majorBidi" w:cstheme="majorBidi"/>
        </w:rPr>
        <w:t>C</w:t>
      </w:r>
      <w:r w:rsidRPr="00AC2E30">
        <w:rPr>
          <w:rFonts w:asciiTheme="majorBidi" w:hAnsiTheme="majorBidi" w:cstheme="majorBidi"/>
        </w:rPr>
        <w:t xml:space="preserve">onfusion </w:t>
      </w:r>
      <w:r w:rsidR="00413277" w:rsidRPr="00AC2E30">
        <w:rPr>
          <w:rFonts w:asciiTheme="majorBidi" w:hAnsiTheme="majorBidi" w:cstheme="majorBidi"/>
        </w:rPr>
        <w:t>M</w:t>
      </w:r>
      <w:r w:rsidRPr="00AC2E30">
        <w:rPr>
          <w:rFonts w:asciiTheme="majorBidi" w:hAnsiTheme="majorBidi" w:cstheme="majorBidi"/>
        </w:rPr>
        <w:t>atrix using PyTorch (</w:t>
      </w:r>
      <w:r w:rsidR="00413277" w:rsidRPr="00AC2E30">
        <w:rPr>
          <w:rFonts w:asciiTheme="majorBidi" w:hAnsiTheme="majorBidi" w:cstheme="majorBidi"/>
        </w:rPr>
        <w:t>V</w:t>
      </w:r>
      <w:r w:rsidRPr="00AC2E30">
        <w:rPr>
          <w:rFonts w:asciiTheme="majorBidi" w:hAnsiTheme="majorBidi" w:cstheme="majorBidi"/>
        </w:rPr>
        <w:t xml:space="preserve">alidation </w:t>
      </w:r>
      <w:r w:rsidR="00413277" w:rsidRPr="00AC2E30">
        <w:rPr>
          <w:rFonts w:asciiTheme="majorBidi" w:hAnsiTheme="majorBidi" w:cstheme="majorBidi"/>
        </w:rPr>
        <w:t>G</w:t>
      </w:r>
      <w:r w:rsidRPr="00AC2E30">
        <w:rPr>
          <w:rFonts w:asciiTheme="majorBidi" w:hAnsiTheme="majorBidi" w:cstheme="majorBidi"/>
        </w:rPr>
        <w:t>roup)</w:t>
      </w:r>
    </w:p>
    <w:p w14:paraId="0230551F" w14:textId="77777777" w:rsidR="002F449F" w:rsidRPr="00AC2E30" w:rsidRDefault="002F449F" w:rsidP="00A00EC1">
      <w:pPr>
        <w:tabs>
          <w:tab w:val="right" w:pos="9360"/>
        </w:tabs>
        <w:spacing w:line="480" w:lineRule="auto"/>
        <w:jc w:val="both"/>
        <w:rPr>
          <w:rFonts w:asciiTheme="majorBidi" w:hAnsiTheme="majorBidi"/>
        </w:rPr>
      </w:pPr>
      <w:r w:rsidRPr="00AC2E30">
        <w:rPr>
          <w:rFonts w:asciiTheme="majorBidi" w:hAnsiTheme="majorBidi"/>
          <w:noProof/>
        </w:rPr>
        <w:drawing>
          <wp:inline distT="0" distB="0" distL="0" distR="0" wp14:anchorId="4798F5F4" wp14:editId="52207080">
            <wp:extent cx="5943600" cy="2927350"/>
            <wp:effectExtent l="0" t="0" r="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133E2A28" w14:textId="50F18FCB" w:rsidR="002F449F" w:rsidRPr="00AC2E30" w:rsidRDefault="002F449F" w:rsidP="00A00EC1">
      <w:pPr>
        <w:spacing w:line="480" w:lineRule="auto"/>
        <w:jc w:val="both"/>
        <w:rPr>
          <w:rFonts w:asciiTheme="majorBidi" w:hAnsiTheme="majorBidi"/>
        </w:rPr>
      </w:pPr>
      <w:r w:rsidRPr="00AC2E30">
        <w:rPr>
          <w:rFonts w:asciiTheme="majorBidi" w:hAnsiTheme="majorBidi"/>
        </w:rPr>
        <w:t xml:space="preserve">i) Performance </w:t>
      </w:r>
      <w:r w:rsidR="00EA6621" w:rsidRPr="00AC2E30">
        <w:rPr>
          <w:rFonts w:asciiTheme="majorBidi" w:hAnsiTheme="majorBidi"/>
        </w:rPr>
        <w:t>C</w:t>
      </w:r>
      <w:r w:rsidRPr="00AC2E30">
        <w:rPr>
          <w:rFonts w:asciiTheme="majorBidi" w:hAnsiTheme="majorBidi"/>
        </w:rPr>
        <w:t>haracteristics for PyTorch</w:t>
      </w:r>
      <w:r w:rsidR="00EA6621" w:rsidRPr="00AC2E30">
        <w:rPr>
          <w:rFonts w:asciiTheme="majorBidi" w:hAnsiTheme="majorBidi"/>
        </w:rPr>
        <w:t>-</w:t>
      </w:r>
      <w:r w:rsidRPr="00AC2E30">
        <w:rPr>
          <w:rFonts w:asciiTheme="majorBidi" w:hAnsiTheme="majorBidi"/>
        </w:rPr>
        <w:t xml:space="preserve">based </w:t>
      </w:r>
      <w:r w:rsidR="00EA6621" w:rsidRPr="00AC2E30">
        <w:rPr>
          <w:rFonts w:asciiTheme="majorBidi" w:hAnsiTheme="majorBidi"/>
        </w:rPr>
        <w:t>M</w:t>
      </w:r>
      <w:r w:rsidRPr="00AC2E30">
        <w:rPr>
          <w:rFonts w:asciiTheme="majorBidi" w:hAnsiTheme="majorBidi"/>
        </w:rPr>
        <w:t xml:space="preserve">odel (on </w:t>
      </w:r>
      <w:r w:rsidR="00EA6621" w:rsidRPr="00AC2E30">
        <w:rPr>
          <w:rFonts w:asciiTheme="majorBidi" w:hAnsiTheme="majorBidi"/>
        </w:rPr>
        <w:t>V</w:t>
      </w:r>
      <w:r w:rsidRPr="00AC2E30">
        <w:rPr>
          <w:rFonts w:asciiTheme="majorBidi" w:hAnsiTheme="majorBidi"/>
        </w:rPr>
        <w:t xml:space="preserve">alidation </w:t>
      </w:r>
      <w:r w:rsidR="00EA6621" w:rsidRPr="00AC2E30">
        <w:rPr>
          <w:rFonts w:asciiTheme="majorBidi" w:hAnsiTheme="majorBidi"/>
        </w:rPr>
        <w:t>S</w:t>
      </w:r>
      <w:r w:rsidRPr="00AC2E30">
        <w:rPr>
          <w:rFonts w:asciiTheme="majorBidi" w:hAnsiTheme="majorBidi"/>
        </w:rPr>
        <w:t>et)</w:t>
      </w:r>
    </w:p>
    <w:p w14:paraId="52E3F43C" w14:textId="77777777" w:rsidR="002F449F" w:rsidRPr="00AC2E30" w:rsidRDefault="002F449F" w:rsidP="00A00EC1">
      <w:pPr>
        <w:pStyle w:val="ListParagraph"/>
        <w:spacing w:line="480" w:lineRule="auto"/>
        <w:ind w:left="1080"/>
        <w:jc w:val="both"/>
        <w:rPr>
          <w:rFonts w:asciiTheme="majorBidi" w:hAnsiTheme="majorBidi" w:cstheme="majorBidi"/>
          <w:sz w:val="24"/>
        </w:rPr>
      </w:pPr>
    </w:p>
    <w:p w14:paraId="0E1D7904" w14:textId="71619A11" w:rsidR="002F449F" w:rsidRPr="00AC2E30" w:rsidRDefault="002F449F" w:rsidP="00A00EC1">
      <w:pPr>
        <w:spacing w:line="480" w:lineRule="auto"/>
        <w:jc w:val="both"/>
        <w:rPr>
          <w:rFonts w:asciiTheme="majorBidi" w:hAnsiTheme="majorBidi"/>
        </w:rPr>
      </w:pPr>
      <w:r w:rsidRPr="00AC2E30">
        <w:rPr>
          <w:rFonts w:asciiTheme="majorBidi" w:hAnsiTheme="majorBidi"/>
          <w:noProof/>
        </w:rPr>
        <w:drawing>
          <wp:inline distT="0" distB="0" distL="0" distR="0" wp14:anchorId="4188B6B1" wp14:editId="34D57620">
            <wp:extent cx="5943600" cy="256921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r w:rsidRPr="00AC2E30">
        <w:rPr>
          <w:rFonts w:asciiTheme="majorBidi" w:hAnsiTheme="majorBidi"/>
        </w:rPr>
        <w:t xml:space="preserve"> ii) Confusion </w:t>
      </w:r>
      <w:r w:rsidR="00DD5DC4" w:rsidRPr="00AC2E30">
        <w:rPr>
          <w:rFonts w:asciiTheme="majorBidi" w:hAnsiTheme="majorBidi"/>
        </w:rPr>
        <w:t>M</w:t>
      </w:r>
      <w:r w:rsidRPr="00AC2E30">
        <w:rPr>
          <w:rFonts w:asciiTheme="majorBidi" w:hAnsiTheme="majorBidi"/>
        </w:rPr>
        <w:t>atrix of PyTorch</w:t>
      </w:r>
      <w:r w:rsidR="00DD5DC4" w:rsidRPr="00AC2E30">
        <w:rPr>
          <w:rFonts w:asciiTheme="majorBidi" w:hAnsiTheme="majorBidi"/>
        </w:rPr>
        <w:t>-</w:t>
      </w:r>
      <w:r w:rsidRPr="00AC2E30">
        <w:rPr>
          <w:rFonts w:asciiTheme="majorBidi" w:hAnsiTheme="majorBidi"/>
        </w:rPr>
        <w:t xml:space="preserve">based </w:t>
      </w:r>
      <w:r w:rsidR="000C3E43" w:rsidRPr="00AC2E30">
        <w:rPr>
          <w:rFonts w:asciiTheme="majorBidi" w:hAnsiTheme="majorBidi"/>
        </w:rPr>
        <w:t>M</w:t>
      </w:r>
      <w:r w:rsidRPr="00AC2E30">
        <w:rPr>
          <w:rFonts w:asciiTheme="majorBidi" w:hAnsiTheme="majorBidi"/>
        </w:rPr>
        <w:t xml:space="preserve">odel (on </w:t>
      </w:r>
      <w:r w:rsidR="000C3E43" w:rsidRPr="00AC2E30">
        <w:rPr>
          <w:rFonts w:asciiTheme="majorBidi" w:hAnsiTheme="majorBidi"/>
        </w:rPr>
        <w:t>V</w:t>
      </w:r>
      <w:r w:rsidRPr="00AC2E30">
        <w:rPr>
          <w:rFonts w:asciiTheme="majorBidi" w:hAnsiTheme="majorBidi"/>
        </w:rPr>
        <w:t xml:space="preserve">alidation </w:t>
      </w:r>
      <w:r w:rsidR="000C3E43" w:rsidRPr="00AC2E30">
        <w:rPr>
          <w:rFonts w:asciiTheme="majorBidi" w:hAnsiTheme="majorBidi"/>
        </w:rPr>
        <w:t>Set</w:t>
      </w:r>
      <w:r w:rsidRPr="00AC2E30">
        <w:rPr>
          <w:rFonts w:asciiTheme="majorBidi" w:hAnsiTheme="majorBidi"/>
        </w:rPr>
        <w:t>)</w:t>
      </w:r>
    </w:p>
    <w:p w14:paraId="093E7CAF" w14:textId="326926EF" w:rsidR="002F449F" w:rsidRPr="00AC2E30" w:rsidRDefault="002F449F" w:rsidP="00A00EC1">
      <w:pPr>
        <w:tabs>
          <w:tab w:val="right" w:pos="9360"/>
        </w:tabs>
        <w:spacing w:line="480" w:lineRule="auto"/>
        <w:jc w:val="both"/>
        <w:rPr>
          <w:rFonts w:asciiTheme="majorBidi" w:hAnsiTheme="majorBidi"/>
        </w:rPr>
      </w:pPr>
      <w:r w:rsidRPr="00AC2E30">
        <w:rPr>
          <w:rFonts w:asciiTheme="majorBidi" w:hAnsiTheme="majorBidi"/>
        </w:rPr>
        <w:tab/>
      </w:r>
    </w:p>
    <w:p w14:paraId="3D4206B0" w14:textId="4D9D85CA" w:rsidR="002F449F" w:rsidRPr="00AC2E30" w:rsidRDefault="002F449F" w:rsidP="00A00EC1">
      <w:pPr>
        <w:spacing w:line="480" w:lineRule="auto"/>
        <w:jc w:val="both"/>
        <w:rPr>
          <w:rFonts w:asciiTheme="majorBidi" w:hAnsiTheme="majorBidi" w:cstheme="majorBidi"/>
        </w:rPr>
      </w:pPr>
      <w:r w:rsidRPr="00AC2E30">
        <w:rPr>
          <w:rFonts w:asciiTheme="majorBidi" w:hAnsiTheme="majorBidi" w:cstheme="majorBidi"/>
          <w:b/>
          <w:bCs/>
        </w:rPr>
        <w:lastRenderedPageBreak/>
        <w:t xml:space="preserve">Figure </w:t>
      </w:r>
      <w:r w:rsidR="006D44F4" w:rsidRPr="00AC2E30">
        <w:rPr>
          <w:rFonts w:asciiTheme="majorBidi" w:hAnsiTheme="majorBidi" w:cstheme="majorBidi"/>
          <w:b/>
          <w:bCs/>
        </w:rPr>
        <w:t>3C</w:t>
      </w:r>
      <w:r w:rsidRPr="00AC2E30">
        <w:rPr>
          <w:rFonts w:asciiTheme="majorBidi" w:hAnsiTheme="majorBidi" w:cstheme="majorBidi"/>
          <w:b/>
          <w:bCs/>
        </w:rPr>
        <w:t>:</w:t>
      </w:r>
      <w:r w:rsidRPr="00AC2E30">
        <w:rPr>
          <w:rFonts w:asciiTheme="majorBidi" w:hAnsiTheme="majorBidi" w:cstheme="majorBidi"/>
        </w:rPr>
        <w:t xml:space="preserve"> Neural </w:t>
      </w:r>
      <w:r w:rsidR="000C3E43" w:rsidRPr="00AC2E30">
        <w:rPr>
          <w:rFonts w:asciiTheme="majorBidi" w:hAnsiTheme="majorBidi" w:cstheme="majorBidi"/>
        </w:rPr>
        <w:t>N</w:t>
      </w:r>
      <w:r w:rsidRPr="00AC2E30">
        <w:rPr>
          <w:rFonts w:asciiTheme="majorBidi" w:hAnsiTheme="majorBidi" w:cstheme="majorBidi"/>
        </w:rPr>
        <w:t xml:space="preserve">etwork </w:t>
      </w:r>
      <w:r w:rsidR="000C3E43" w:rsidRPr="00AC2E30">
        <w:rPr>
          <w:rFonts w:asciiTheme="majorBidi" w:hAnsiTheme="majorBidi" w:cstheme="majorBidi"/>
        </w:rPr>
        <w:t>M</w:t>
      </w:r>
      <w:r w:rsidRPr="00AC2E30">
        <w:rPr>
          <w:rFonts w:asciiTheme="majorBidi" w:hAnsiTheme="majorBidi" w:cstheme="majorBidi"/>
        </w:rPr>
        <w:t xml:space="preserve">odel </w:t>
      </w:r>
      <w:r w:rsidR="000C3E43" w:rsidRPr="00AC2E30">
        <w:rPr>
          <w:rFonts w:asciiTheme="majorBidi" w:hAnsiTheme="majorBidi" w:cstheme="majorBidi"/>
        </w:rPr>
        <w:t>C</w:t>
      </w:r>
      <w:r w:rsidRPr="00AC2E30">
        <w:rPr>
          <w:rFonts w:asciiTheme="majorBidi" w:hAnsiTheme="majorBidi" w:cstheme="majorBidi"/>
        </w:rPr>
        <w:t xml:space="preserve">haracteristic and </w:t>
      </w:r>
      <w:r w:rsidR="00BB04F7" w:rsidRPr="00AC2E30">
        <w:rPr>
          <w:rFonts w:asciiTheme="majorBidi" w:hAnsiTheme="majorBidi" w:cstheme="majorBidi"/>
        </w:rPr>
        <w:t>C</w:t>
      </w:r>
      <w:r w:rsidRPr="00AC2E30">
        <w:rPr>
          <w:rFonts w:asciiTheme="majorBidi" w:hAnsiTheme="majorBidi" w:cstheme="majorBidi"/>
        </w:rPr>
        <w:t xml:space="preserve">onfusion </w:t>
      </w:r>
      <w:r w:rsidR="000C3E43" w:rsidRPr="00AC2E30">
        <w:rPr>
          <w:rFonts w:asciiTheme="majorBidi" w:hAnsiTheme="majorBidi" w:cstheme="majorBidi"/>
        </w:rPr>
        <w:t>M</w:t>
      </w:r>
      <w:r w:rsidRPr="00AC2E30">
        <w:rPr>
          <w:rFonts w:asciiTheme="majorBidi" w:hAnsiTheme="majorBidi" w:cstheme="majorBidi"/>
        </w:rPr>
        <w:t>atrix using PyTorch (</w:t>
      </w:r>
      <w:r w:rsidR="00BB04F7" w:rsidRPr="00AC2E30">
        <w:rPr>
          <w:rFonts w:asciiTheme="majorBidi" w:hAnsiTheme="majorBidi" w:cstheme="majorBidi"/>
        </w:rPr>
        <w:t>T</w:t>
      </w:r>
      <w:r w:rsidRPr="00AC2E30">
        <w:rPr>
          <w:rFonts w:asciiTheme="majorBidi" w:hAnsiTheme="majorBidi" w:cstheme="majorBidi"/>
        </w:rPr>
        <w:t xml:space="preserve">est </w:t>
      </w:r>
      <w:r w:rsidR="00BB04F7" w:rsidRPr="00AC2E30">
        <w:rPr>
          <w:rFonts w:asciiTheme="majorBidi" w:hAnsiTheme="majorBidi" w:cstheme="majorBidi"/>
        </w:rPr>
        <w:t>G</w:t>
      </w:r>
      <w:r w:rsidRPr="00AC2E30">
        <w:rPr>
          <w:rFonts w:asciiTheme="majorBidi" w:hAnsiTheme="majorBidi" w:cstheme="majorBidi"/>
        </w:rPr>
        <w:t>roup)</w:t>
      </w:r>
    </w:p>
    <w:p w14:paraId="290761DC" w14:textId="77777777" w:rsidR="002F449F" w:rsidRPr="00AC2E30" w:rsidRDefault="002F449F" w:rsidP="00A00EC1">
      <w:pPr>
        <w:suppressAutoHyphens/>
        <w:spacing w:line="480" w:lineRule="auto"/>
        <w:jc w:val="both"/>
        <w:rPr>
          <w:rFonts w:asciiTheme="majorBidi" w:hAnsiTheme="majorBidi" w:cstheme="majorBidi"/>
        </w:rPr>
      </w:pPr>
      <w:r w:rsidRPr="00AC2E30">
        <w:rPr>
          <w:rFonts w:asciiTheme="majorBidi" w:hAnsiTheme="majorBidi" w:cstheme="majorBidi"/>
          <w:noProof/>
        </w:rPr>
        <w:drawing>
          <wp:inline distT="0" distB="0" distL="0" distR="0" wp14:anchorId="7C216A96" wp14:editId="2902E8D7">
            <wp:extent cx="5943600" cy="2952750"/>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B41F92F" w14:textId="5EDAE491" w:rsidR="002F449F" w:rsidRPr="00AC2E30" w:rsidRDefault="002F449F" w:rsidP="00A00EC1">
      <w:pPr>
        <w:spacing w:line="480" w:lineRule="auto"/>
        <w:jc w:val="both"/>
        <w:rPr>
          <w:rFonts w:asciiTheme="majorBidi" w:hAnsiTheme="majorBidi"/>
        </w:rPr>
      </w:pPr>
      <w:r w:rsidRPr="00AC2E30">
        <w:rPr>
          <w:rFonts w:asciiTheme="majorBidi" w:hAnsiTheme="majorBidi"/>
        </w:rPr>
        <w:t xml:space="preserve">i) Performance </w:t>
      </w:r>
      <w:r w:rsidR="00BB04F7" w:rsidRPr="00AC2E30">
        <w:rPr>
          <w:rFonts w:asciiTheme="majorBidi" w:hAnsiTheme="majorBidi"/>
        </w:rPr>
        <w:t>C</w:t>
      </w:r>
      <w:r w:rsidRPr="00AC2E30">
        <w:rPr>
          <w:rFonts w:asciiTheme="majorBidi" w:hAnsiTheme="majorBidi"/>
        </w:rPr>
        <w:t>haracteristics for PyTorch</w:t>
      </w:r>
      <w:r w:rsidR="00A24F2E" w:rsidRPr="00AC2E30">
        <w:rPr>
          <w:rFonts w:asciiTheme="majorBidi" w:hAnsiTheme="majorBidi"/>
        </w:rPr>
        <w:t>-</w:t>
      </w:r>
      <w:r w:rsidRPr="00AC2E30">
        <w:rPr>
          <w:rFonts w:asciiTheme="majorBidi" w:hAnsiTheme="majorBidi"/>
        </w:rPr>
        <w:t xml:space="preserve">based </w:t>
      </w:r>
      <w:r w:rsidR="00A24F2E" w:rsidRPr="00AC2E30">
        <w:rPr>
          <w:rFonts w:asciiTheme="majorBidi" w:hAnsiTheme="majorBidi"/>
        </w:rPr>
        <w:t>M</w:t>
      </w:r>
      <w:r w:rsidRPr="00AC2E30">
        <w:rPr>
          <w:rFonts w:asciiTheme="majorBidi" w:hAnsiTheme="majorBidi"/>
        </w:rPr>
        <w:t xml:space="preserve">odel (on </w:t>
      </w:r>
      <w:r w:rsidR="00A24F2E" w:rsidRPr="00AC2E30">
        <w:rPr>
          <w:rFonts w:asciiTheme="majorBidi" w:hAnsiTheme="majorBidi"/>
        </w:rPr>
        <w:t>T</w:t>
      </w:r>
      <w:r w:rsidRPr="00AC2E30">
        <w:rPr>
          <w:rFonts w:asciiTheme="majorBidi" w:hAnsiTheme="majorBidi"/>
        </w:rPr>
        <w:t xml:space="preserve">est </w:t>
      </w:r>
      <w:r w:rsidR="00A24F2E" w:rsidRPr="00AC2E30">
        <w:rPr>
          <w:rFonts w:asciiTheme="majorBidi" w:hAnsiTheme="majorBidi"/>
        </w:rPr>
        <w:t>S</w:t>
      </w:r>
      <w:r w:rsidRPr="00AC2E30">
        <w:rPr>
          <w:rFonts w:asciiTheme="majorBidi" w:hAnsiTheme="majorBidi"/>
        </w:rPr>
        <w:t>et)</w:t>
      </w:r>
    </w:p>
    <w:p w14:paraId="4D0145C2" w14:textId="77777777" w:rsidR="002F449F" w:rsidRPr="00AC2E30" w:rsidRDefault="002F449F" w:rsidP="00A00EC1">
      <w:pPr>
        <w:spacing w:line="480" w:lineRule="auto"/>
        <w:jc w:val="both"/>
        <w:rPr>
          <w:rFonts w:asciiTheme="majorBidi" w:hAnsiTheme="majorBidi"/>
        </w:rPr>
      </w:pPr>
      <w:r w:rsidRPr="00AC2E30">
        <w:rPr>
          <w:rFonts w:asciiTheme="majorBidi" w:hAnsiTheme="majorBidi"/>
          <w:noProof/>
        </w:rPr>
        <w:drawing>
          <wp:inline distT="0" distB="0" distL="0" distR="0" wp14:anchorId="6FAB4C9B" wp14:editId="19A6C19C">
            <wp:extent cx="5943600" cy="25584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44DDFA78" w14:textId="485862EF" w:rsidR="002F449F" w:rsidRPr="00AC2E30" w:rsidRDefault="002F449F" w:rsidP="00A00EC1">
      <w:pPr>
        <w:spacing w:line="480" w:lineRule="auto"/>
        <w:jc w:val="both"/>
        <w:rPr>
          <w:rFonts w:asciiTheme="majorBidi" w:hAnsiTheme="majorBidi"/>
        </w:rPr>
      </w:pPr>
      <w:r w:rsidRPr="00AC2E30">
        <w:rPr>
          <w:rFonts w:asciiTheme="majorBidi" w:hAnsiTheme="majorBidi"/>
        </w:rPr>
        <w:t xml:space="preserve">ii) Confusion </w:t>
      </w:r>
      <w:r w:rsidR="00922DD5" w:rsidRPr="00AC2E30">
        <w:rPr>
          <w:rFonts w:asciiTheme="majorBidi" w:hAnsiTheme="majorBidi"/>
        </w:rPr>
        <w:t>Ma</w:t>
      </w:r>
      <w:r w:rsidRPr="00AC2E30">
        <w:rPr>
          <w:rFonts w:asciiTheme="majorBidi" w:hAnsiTheme="majorBidi"/>
        </w:rPr>
        <w:t>trix of PyTorch</w:t>
      </w:r>
      <w:r w:rsidR="00922DD5" w:rsidRPr="00AC2E30">
        <w:rPr>
          <w:rFonts w:asciiTheme="majorBidi" w:hAnsiTheme="majorBidi"/>
        </w:rPr>
        <w:t>-</w:t>
      </w:r>
      <w:r w:rsidRPr="00AC2E30">
        <w:rPr>
          <w:rFonts w:asciiTheme="majorBidi" w:hAnsiTheme="majorBidi"/>
        </w:rPr>
        <w:t xml:space="preserve">based </w:t>
      </w:r>
      <w:r w:rsidR="00922DD5" w:rsidRPr="00AC2E30">
        <w:rPr>
          <w:rFonts w:asciiTheme="majorBidi" w:hAnsiTheme="majorBidi"/>
        </w:rPr>
        <w:t>M</w:t>
      </w:r>
      <w:r w:rsidRPr="00AC2E30">
        <w:rPr>
          <w:rFonts w:asciiTheme="majorBidi" w:hAnsiTheme="majorBidi"/>
        </w:rPr>
        <w:t xml:space="preserve">odel (on </w:t>
      </w:r>
      <w:r w:rsidR="00922DD5" w:rsidRPr="00AC2E30">
        <w:rPr>
          <w:rFonts w:asciiTheme="majorBidi" w:hAnsiTheme="majorBidi"/>
        </w:rPr>
        <w:t>T</w:t>
      </w:r>
      <w:r w:rsidRPr="00AC2E30">
        <w:rPr>
          <w:rFonts w:asciiTheme="majorBidi" w:hAnsiTheme="majorBidi"/>
        </w:rPr>
        <w:t xml:space="preserve">est </w:t>
      </w:r>
      <w:r w:rsidR="00922DD5" w:rsidRPr="00AC2E30">
        <w:rPr>
          <w:rFonts w:asciiTheme="majorBidi" w:hAnsiTheme="majorBidi"/>
        </w:rPr>
        <w:t>S</w:t>
      </w:r>
      <w:r w:rsidRPr="00AC2E30">
        <w:rPr>
          <w:rFonts w:asciiTheme="majorBidi" w:hAnsiTheme="majorBidi"/>
        </w:rPr>
        <w:t>et)</w:t>
      </w:r>
    </w:p>
    <w:p w14:paraId="12DEA304" w14:textId="77777777" w:rsidR="002F449F" w:rsidRPr="00AC2E30" w:rsidRDefault="002F449F" w:rsidP="00A00EC1">
      <w:pPr>
        <w:suppressAutoHyphens/>
        <w:spacing w:line="480" w:lineRule="auto"/>
        <w:jc w:val="both"/>
        <w:rPr>
          <w:rFonts w:asciiTheme="majorBidi" w:hAnsiTheme="majorBidi"/>
        </w:rPr>
      </w:pPr>
    </w:p>
    <w:p w14:paraId="022086A1" w14:textId="77777777" w:rsidR="002F449F" w:rsidRPr="00AC2E30" w:rsidRDefault="002F449F" w:rsidP="00A00EC1">
      <w:pPr>
        <w:suppressAutoHyphens/>
        <w:spacing w:line="480" w:lineRule="auto"/>
        <w:jc w:val="both"/>
        <w:rPr>
          <w:rFonts w:asciiTheme="majorBidi" w:hAnsiTheme="majorBidi"/>
          <w:b/>
        </w:rPr>
      </w:pPr>
      <w:r w:rsidRPr="00AC2E30">
        <w:rPr>
          <w:rFonts w:asciiTheme="majorBidi" w:hAnsiTheme="majorBidi"/>
          <w:b/>
        </w:rPr>
        <w:br w:type="page"/>
      </w:r>
    </w:p>
    <w:p w14:paraId="34D98E7A" w14:textId="10A9C478" w:rsidR="002F449F" w:rsidRPr="00120274" w:rsidRDefault="002F449F" w:rsidP="00120274">
      <w:pPr>
        <w:spacing w:line="480" w:lineRule="auto"/>
        <w:jc w:val="both"/>
        <w:rPr>
          <w:rFonts w:asciiTheme="majorBidi" w:hAnsiTheme="majorBidi"/>
        </w:rPr>
      </w:pPr>
      <w:r w:rsidRPr="00AC2E30">
        <w:rPr>
          <w:rFonts w:asciiTheme="majorBidi" w:hAnsiTheme="majorBidi" w:cstheme="majorBidi"/>
          <w:b/>
          <w:bCs/>
        </w:rPr>
        <w:lastRenderedPageBreak/>
        <w:t xml:space="preserve">Figure </w:t>
      </w:r>
      <w:r w:rsidR="006D44F4" w:rsidRPr="00AC2E30">
        <w:rPr>
          <w:rFonts w:asciiTheme="majorBidi" w:hAnsiTheme="majorBidi" w:cstheme="majorBidi"/>
          <w:b/>
          <w:bCs/>
        </w:rPr>
        <w:t>4A</w:t>
      </w:r>
      <w:r w:rsidRPr="00AC2E30">
        <w:rPr>
          <w:rFonts w:asciiTheme="majorBidi" w:hAnsiTheme="majorBidi" w:cstheme="majorBidi"/>
          <w:b/>
          <w:bCs/>
        </w:rPr>
        <w:t>:</w:t>
      </w:r>
      <w:r w:rsidRPr="00AC2E30">
        <w:rPr>
          <w:rFonts w:asciiTheme="majorBidi" w:hAnsiTheme="majorBidi" w:cstheme="majorBidi"/>
        </w:rPr>
        <w:t xml:space="preserve"> Neural </w:t>
      </w:r>
      <w:r w:rsidR="00922DD5" w:rsidRPr="00AC2E30">
        <w:rPr>
          <w:rFonts w:asciiTheme="majorBidi" w:hAnsiTheme="majorBidi" w:cstheme="majorBidi"/>
        </w:rPr>
        <w:t>N</w:t>
      </w:r>
      <w:r w:rsidRPr="00AC2E30">
        <w:rPr>
          <w:rFonts w:asciiTheme="majorBidi" w:hAnsiTheme="majorBidi" w:cstheme="majorBidi"/>
        </w:rPr>
        <w:t xml:space="preserve">etwork </w:t>
      </w:r>
      <w:r w:rsidR="00922DD5" w:rsidRPr="00AC2E30">
        <w:rPr>
          <w:rFonts w:asciiTheme="majorBidi" w:hAnsiTheme="majorBidi" w:cstheme="majorBidi"/>
        </w:rPr>
        <w:t>M</w:t>
      </w:r>
      <w:r w:rsidRPr="00AC2E30">
        <w:rPr>
          <w:rFonts w:asciiTheme="majorBidi" w:hAnsiTheme="majorBidi" w:cstheme="majorBidi"/>
        </w:rPr>
        <w:t xml:space="preserve">odel </w:t>
      </w:r>
      <w:r w:rsidR="00922DD5" w:rsidRPr="00AC2E30">
        <w:rPr>
          <w:rFonts w:asciiTheme="majorBidi" w:hAnsiTheme="majorBidi" w:cstheme="majorBidi"/>
        </w:rPr>
        <w:t>C</w:t>
      </w:r>
      <w:r w:rsidRPr="00AC2E30">
        <w:rPr>
          <w:rFonts w:asciiTheme="majorBidi" w:hAnsiTheme="majorBidi" w:cstheme="majorBidi"/>
        </w:rPr>
        <w:t xml:space="preserve">haracteristic and </w:t>
      </w:r>
      <w:r w:rsidR="00B30BD6" w:rsidRPr="00AC2E30">
        <w:rPr>
          <w:rFonts w:asciiTheme="majorBidi" w:hAnsiTheme="majorBidi" w:cstheme="majorBidi"/>
        </w:rPr>
        <w:t>C</w:t>
      </w:r>
      <w:r w:rsidRPr="00AC2E30">
        <w:rPr>
          <w:rFonts w:asciiTheme="majorBidi" w:hAnsiTheme="majorBidi" w:cstheme="majorBidi"/>
        </w:rPr>
        <w:t xml:space="preserve">onfusion </w:t>
      </w:r>
      <w:r w:rsidR="00B30BD6" w:rsidRPr="00AC2E30">
        <w:rPr>
          <w:rFonts w:asciiTheme="majorBidi" w:hAnsiTheme="majorBidi" w:cstheme="majorBidi"/>
        </w:rPr>
        <w:t>M</w:t>
      </w:r>
      <w:r w:rsidRPr="00AC2E30">
        <w:rPr>
          <w:rFonts w:asciiTheme="majorBidi" w:hAnsiTheme="majorBidi" w:cstheme="majorBidi"/>
        </w:rPr>
        <w:t>atrix using Keras (</w:t>
      </w:r>
      <w:r w:rsidR="00B30BD6" w:rsidRPr="00AC2E30">
        <w:rPr>
          <w:rFonts w:asciiTheme="majorBidi" w:hAnsiTheme="majorBidi" w:cstheme="majorBidi"/>
        </w:rPr>
        <w:t>T</w:t>
      </w:r>
      <w:r w:rsidRPr="00AC2E30">
        <w:rPr>
          <w:rFonts w:asciiTheme="majorBidi" w:hAnsiTheme="majorBidi" w:cstheme="majorBidi"/>
        </w:rPr>
        <w:t xml:space="preserve">rain </w:t>
      </w:r>
      <w:r w:rsidR="00B30BD6" w:rsidRPr="00AC2E30">
        <w:rPr>
          <w:rFonts w:asciiTheme="majorBidi" w:hAnsiTheme="majorBidi" w:cstheme="majorBidi"/>
        </w:rPr>
        <w:t>G</w:t>
      </w:r>
      <w:r w:rsidRPr="00AC2E30">
        <w:rPr>
          <w:rFonts w:asciiTheme="majorBidi" w:hAnsiTheme="majorBidi" w:cstheme="majorBidi"/>
        </w:rPr>
        <w:t>roup)</w:t>
      </w:r>
    </w:p>
    <w:p w14:paraId="193BBCCF" w14:textId="77777777" w:rsidR="002F449F" w:rsidRPr="00AC2E30" w:rsidRDefault="002F449F" w:rsidP="00A00EC1">
      <w:pPr>
        <w:spacing w:line="480" w:lineRule="auto"/>
        <w:jc w:val="both"/>
        <w:rPr>
          <w:rFonts w:asciiTheme="majorBidi" w:hAnsiTheme="majorBidi" w:cstheme="majorBidi"/>
        </w:rPr>
      </w:pPr>
      <w:r w:rsidRPr="00AC2E30">
        <w:rPr>
          <w:rFonts w:asciiTheme="majorBidi" w:hAnsiTheme="majorBidi" w:cstheme="majorBidi"/>
          <w:noProof/>
        </w:rPr>
        <w:drawing>
          <wp:inline distT="0" distB="0" distL="0" distR="0" wp14:anchorId="2D5E3558" wp14:editId="1231493D">
            <wp:extent cx="5943600" cy="2890520"/>
            <wp:effectExtent l="0" t="0" r="0" b="508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23C71D8E" w14:textId="7EEFABA1"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 Performance </w:t>
      </w:r>
      <w:r w:rsidR="00B30BD6" w:rsidRPr="00AC2E30">
        <w:rPr>
          <w:rFonts w:asciiTheme="majorBidi" w:hAnsiTheme="majorBidi"/>
        </w:rPr>
        <w:t>C</w:t>
      </w:r>
      <w:r w:rsidRPr="00AC2E30">
        <w:rPr>
          <w:rFonts w:asciiTheme="majorBidi" w:hAnsiTheme="majorBidi"/>
        </w:rPr>
        <w:t>haracteristics for Keras</w:t>
      </w:r>
      <w:r w:rsidR="00E77888" w:rsidRPr="00AC2E30">
        <w:rPr>
          <w:rFonts w:asciiTheme="majorBidi" w:hAnsiTheme="majorBidi"/>
        </w:rPr>
        <w:t>-</w:t>
      </w:r>
      <w:r w:rsidRPr="00AC2E30">
        <w:rPr>
          <w:rFonts w:asciiTheme="majorBidi" w:hAnsiTheme="majorBidi"/>
        </w:rPr>
        <w:t xml:space="preserve">based </w:t>
      </w:r>
      <w:r w:rsidR="00E77888" w:rsidRPr="00AC2E30">
        <w:rPr>
          <w:rFonts w:asciiTheme="majorBidi" w:hAnsiTheme="majorBidi"/>
        </w:rPr>
        <w:t>M</w:t>
      </w:r>
      <w:r w:rsidRPr="00AC2E30">
        <w:rPr>
          <w:rFonts w:asciiTheme="majorBidi" w:hAnsiTheme="majorBidi"/>
        </w:rPr>
        <w:t xml:space="preserve">odel (on </w:t>
      </w:r>
      <w:r w:rsidR="00E77888" w:rsidRPr="00AC2E30">
        <w:rPr>
          <w:rFonts w:asciiTheme="majorBidi" w:hAnsiTheme="majorBidi"/>
        </w:rPr>
        <w:t>T</w:t>
      </w:r>
      <w:r w:rsidRPr="00AC2E30">
        <w:rPr>
          <w:rFonts w:asciiTheme="majorBidi" w:hAnsiTheme="majorBidi"/>
        </w:rPr>
        <w:t xml:space="preserve">raining </w:t>
      </w:r>
      <w:r w:rsidR="00E77888" w:rsidRPr="00AC2E30">
        <w:rPr>
          <w:rFonts w:asciiTheme="majorBidi" w:hAnsiTheme="majorBidi"/>
        </w:rPr>
        <w:t>S</w:t>
      </w:r>
      <w:r w:rsidRPr="00AC2E30">
        <w:rPr>
          <w:rFonts w:asciiTheme="majorBidi" w:hAnsiTheme="majorBidi"/>
        </w:rPr>
        <w:t>et)</w:t>
      </w:r>
    </w:p>
    <w:p w14:paraId="28C58796" w14:textId="77777777" w:rsidR="002F449F" w:rsidRPr="00AC2E30" w:rsidRDefault="002F449F" w:rsidP="008A2FC8">
      <w:pPr>
        <w:pStyle w:val="ListParagraph"/>
        <w:spacing w:line="480" w:lineRule="auto"/>
        <w:ind w:left="1080"/>
        <w:jc w:val="both"/>
        <w:rPr>
          <w:rFonts w:asciiTheme="majorBidi" w:hAnsiTheme="majorBidi" w:cstheme="majorBidi"/>
          <w:sz w:val="24"/>
        </w:rPr>
      </w:pPr>
    </w:p>
    <w:p w14:paraId="3CEF4568" w14:textId="77777777" w:rsidR="002F449F" w:rsidRPr="00AC2E30" w:rsidRDefault="002F449F" w:rsidP="008A2FC8">
      <w:pPr>
        <w:spacing w:line="480" w:lineRule="auto"/>
        <w:ind w:left="-450"/>
        <w:jc w:val="both"/>
        <w:rPr>
          <w:rFonts w:asciiTheme="majorBidi" w:hAnsiTheme="majorBidi" w:cstheme="majorBidi"/>
        </w:rPr>
      </w:pPr>
      <w:r w:rsidRPr="00AC2E30">
        <w:rPr>
          <w:rFonts w:asciiTheme="majorBidi" w:hAnsiTheme="majorBidi" w:cstheme="majorBidi"/>
          <w:noProof/>
        </w:rPr>
        <w:drawing>
          <wp:inline distT="0" distB="0" distL="0" distR="0" wp14:anchorId="07D35B97" wp14:editId="526D6CB2">
            <wp:extent cx="5943600" cy="251777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42467E4C" w14:textId="37B4AA22"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ii) Confusion </w:t>
      </w:r>
      <w:r w:rsidR="00E77888" w:rsidRPr="00AC2E30">
        <w:rPr>
          <w:rFonts w:asciiTheme="majorBidi" w:hAnsiTheme="majorBidi"/>
        </w:rPr>
        <w:t>M</w:t>
      </w:r>
      <w:r w:rsidRPr="00AC2E30">
        <w:rPr>
          <w:rFonts w:asciiTheme="majorBidi" w:hAnsiTheme="majorBidi"/>
        </w:rPr>
        <w:t>atrix of Keras</w:t>
      </w:r>
      <w:r w:rsidR="00E77888" w:rsidRPr="00AC2E30">
        <w:rPr>
          <w:rFonts w:asciiTheme="majorBidi" w:hAnsiTheme="majorBidi"/>
        </w:rPr>
        <w:t>-</w:t>
      </w:r>
      <w:r w:rsidRPr="00AC2E30">
        <w:rPr>
          <w:rFonts w:asciiTheme="majorBidi" w:hAnsiTheme="majorBidi"/>
        </w:rPr>
        <w:t xml:space="preserve">based </w:t>
      </w:r>
      <w:r w:rsidR="00E77888" w:rsidRPr="00AC2E30">
        <w:rPr>
          <w:rFonts w:asciiTheme="majorBidi" w:hAnsiTheme="majorBidi"/>
        </w:rPr>
        <w:t>M</w:t>
      </w:r>
      <w:r w:rsidRPr="00AC2E30">
        <w:rPr>
          <w:rFonts w:asciiTheme="majorBidi" w:hAnsiTheme="majorBidi"/>
        </w:rPr>
        <w:t xml:space="preserve">odel (on </w:t>
      </w:r>
      <w:r w:rsidR="00141EAA" w:rsidRPr="00AC2E30">
        <w:rPr>
          <w:rFonts w:asciiTheme="majorBidi" w:hAnsiTheme="majorBidi"/>
        </w:rPr>
        <w:t>T</w:t>
      </w:r>
      <w:r w:rsidRPr="00AC2E30">
        <w:rPr>
          <w:rFonts w:asciiTheme="majorBidi" w:hAnsiTheme="majorBidi"/>
        </w:rPr>
        <w:t xml:space="preserve">raining </w:t>
      </w:r>
      <w:r w:rsidR="00141EAA" w:rsidRPr="00AC2E30">
        <w:rPr>
          <w:rFonts w:asciiTheme="majorBidi" w:hAnsiTheme="majorBidi"/>
        </w:rPr>
        <w:t>S</w:t>
      </w:r>
      <w:r w:rsidRPr="00AC2E30">
        <w:rPr>
          <w:rFonts w:asciiTheme="majorBidi" w:hAnsiTheme="majorBidi"/>
        </w:rPr>
        <w:t>et)</w:t>
      </w:r>
    </w:p>
    <w:p w14:paraId="25680972" w14:textId="77777777" w:rsidR="002F449F" w:rsidRPr="00AC2E30" w:rsidRDefault="002F449F" w:rsidP="008A2FC8">
      <w:pPr>
        <w:suppressAutoHyphens/>
        <w:spacing w:line="480" w:lineRule="auto"/>
        <w:jc w:val="both"/>
        <w:rPr>
          <w:rFonts w:asciiTheme="majorBidi" w:hAnsiTheme="majorBidi" w:cstheme="majorBidi"/>
          <w:b/>
          <w:bCs/>
        </w:rPr>
      </w:pPr>
    </w:p>
    <w:p w14:paraId="46D9406B" w14:textId="2CB46F79" w:rsidR="002F449F" w:rsidRPr="00AC2E30" w:rsidRDefault="002F449F" w:rsidP="00120274">
      <w:pPr>
        <w:suppressAutoHyphens/>
        <w:spacing w:line="480" w:lineRule="auto"/>
        <w:jc w:val="both"/>
        <w:rPr>
          <w:rFonts w:asciiTheme="majorBidi" w:hAnsiTheme="majorBidi" w:cstheme="majorBidi"/>
          <w:b/>
          <w:bCs/>
        </w:rPr>
      </w:pPr>
      <w:r w:rsidRPr="00AC2E30">
        <w:rPr>
          <w:rFonts w:asciiTheme="majorBidi" w:hAnsiTheme="majorBidi" w:cstheme="majorBidi"/>
          <w:b/>
          <w:bCs/>
        </w:rPr>
        <w:br w:type="page"/>
      </w:r>
      <w:r w:rsidRPr="00AC2E30">
        <w:rPr>
          <w:rFonts w:asciiTheme="majorBidi" w:hAnsiTheme="majorBidi" w:cstheme="majorBidi"/>
          <w:b/>
          <w:bCs/>
        </w:rPr>
        <w:lastRenderedPageBreak/>
        <w:t xml:space="preserve">Figure </w:t>
      </w:r>
      <w:r w:rsidR="006D44F4" w:rsidRPr="00AC2E30">
        <w:rPr>
          <w:rFonts w:asciiTheme="majorBidi" w:hAnsiTheme="majorBidi" w:cstheme="majorBidi"/>
          <w:b/>
          <w:bCs/>
        </w:rPr>
        <w:t>4B</w:t>
      </w:r>
      <w:r w:rsidRPr="00AC2E30">
        <w:rPr>
          <w:rFonts w:asciiTheme="majorBidi" w:hAnsiTheme="majorBidi" w:cstheme="majorBidi"/>
          <w:b/>
          <w:bCs/>
        </w:rPr>
        <w:t>:</w:t>
      </w:r>
      <w:r w:rsidRPr="00AC2E30">
        <w:rPr>
          <w:rFonts w:asciiTheme="majorBidi" w:hAnsiTheme="majorBidi" w:cstheme="majorBidi"/>
          <w:rtl/>
        </w:rPr>
        <w:t xml:space="preserve"> </w:t>
      </w:r>
      <w:r w:rsidRPr="00AC2E30">
        <w:rPr>
          <w:rFonts w:asciiTheme="majorBidi" w:hAnsiTheme="majorBidi" w:cstheme="majorBidi"/>
        </w:rPr>
        <w:t xml:space="preserve">Neural </w:t>
      </w:r>
      <w:r w:rsidR="00141EAA" w:rsidRPr="00AC2E30">
        <w:rPr>
          <w:rFonts w:asciiTheme="majorBidi" w:hAnsiTheme="majorBidi" w:cstheme="majorBidi"/>
        </w:rPr>
        <w:t>N</w:t>
      </w:r>
      <w:r w:rsidRPr="00AC2E30">
        <w:rPr>
          <w:rFonts w:asciiTheme="majorBidi" w:hAnsiTheme="majorBidi" w:cstheme="majorBidi"/>
        </w:rPr>
        <w:t xml:space="preserve">etwork </w:t>
      </w:r>
      <w:r w:rsidR="00141EAA" w:rsidRPr="00AC2E30">
        <w:rPr>
          <w:rFonts w:asciiTheme="majorBidi" w:hAnsiTheme="majorBidi" w:cstheme="majorBidi"/>
        </w:rPr>
        <w:t>M</w:t>
      </w:r>
      <w:r w:rsidRPr="00AC2E30">
        <w:rPr>
          <w:rFonts w:asciiTheme="majorBidi" w:hAnsiTheme="majorBidi" w:cstheme="majorBidi"/>
        </w:rPr>
        <w:t xml:space="preserve">odel </w:t>
      </w:r>
      <w:r w:rsidR="00141EAA" w:rsidRPr="00AC2E30">
        <w:rPr>
          <w:rFonts w:asciiTheme="majorBidi" w:hAnsiTheme="majorBidi" w:cstheme="majorBidi"/>
        </w:rPr>
        <w:t>C</w:t>
      </w:r>
      <w:r w:rsidRPr="00AC2E30">
        <w:rPr>
          <w:rFonts w:asciiTheme="majorBidi" w:hAnsiTheme="majorBidi" w:cstheme="majorBidi"/>
        </w:rPr>
        <w:t xml:space="preserve">haracteristic and </w:t>
      </w:r>
      <w:r w:rsidR="00141EAA" w:rsidRPr="00AC2E30">
        <w:rPr>
          <w:rFonts w:asciiTheme="majorBidi" w:hAnsiTheme="majorBidi" w:cstheme="majorBidi"/>
        </w:rPr>
        <w:t>C</w:t>
      </w:r>
      <w:r w:rsidRPr="00AC2E30">
        <w:rPr>
          <w:rFonts w:asciiTheme="majorBidi" w:hAnsiTheme="majorBidi" w:cstheme="majorBidi"/>
        </w:rPr>
        <w:t xml:space="preserve">onfusion </w:t>
      </w:r>
      <w:r w:rsidR="00141EAA" w:rsidRPr="00AC2E30">
        <w:rPr>
          <w:rFonts w:asciiTheme="majorBidi" w:hAnsiTheme="majorBidi" w:cstheme="majorBidi"/>
        </w:rPr>
        <w:t>M</w:t>
      </w:r>
      <w:r w:rsidRPr="00AC2E30">
        <w:rPr>
          <w:rFonts w:asciiTheme="majorBidi" w:hAnsiTheme="majorBidi" w:cstheme="majorBidi"/>
        </w:rPr>
        <w:t>atrix using Keras (</w:t>
      </w:r>
      <w:r w:rsidR="00474E72" w:rsidRPr="00AC2E30">
        <w:rPr>
          <w:rFonts w:asciiTheme="majorBidi" w:hAnsiTheme="majorBidi" w:cstheme="majorBidi"/>
        </w:rPr>
        <w:t>V</w:t>
      </w:r>
      <w:r w:rsidRPr="00AC2E30">
        <w:rPr>
          <w:rFonts w:asciiTheme="majorBidi" w:hAnsiTheme="majorBidi" w:cstheme="majorBidi"/>
        </w:rPr>
        <w:t xml:space="preserve">alidation </w:t>
      </w:r>
      <w:r w:rsidR="00474E72" w:rsidRPr="00AC2E30">
        <w:rPr>
          <w:rFonts w:asciiTheme="majorBidi" w:hAnsiTheme="majorBidi" w:cstheme="majorBidi"/>
        </w:rPr>
        <w:t>G</w:t>
      </w:r>
      <w:r w:rsidRPr="00AC2E30">
        <w:rPr>
          <w:rFonts w:asciiTheme="majorBidi" w:hAnsiTheme="majorBidi" w:cstheme="majorBidi"/>
        </w:rPr>
        <w:t>roup)</w:t>
      </w:r>
    </w:p>
    <w:p w14:paraId="17893512" w14:textId="77777777" w:rsidR="002F449F" w:rsidRPr="00AC2E30" w:rsidRDefault="002F449F" w:rsidP="008A2FC8">
      <w:pPr>
        <w:spacing w:line="480" w:lineRule="auto"/>
        <w:jc w:val="both"/>
        <w:rPr>
          <w:rFonts w:asciiTheme="majorBidi" w:hAnsiTheme="majorBidi"/>
          <w:color w:val="000000" w:themeColor="text1"/>
        </w:rPr>
      </w:pPr>
      <w:r w:rsidRPr="00AC2E30">
        <w:rPr>
          <w:rFonts w:asciiTheme="majorBidi" w:hAnsiTheme="majorBidi"/>
          <w:noProof/>
          <w:color w:val="000000" w:themeColor="text1"/>
        </w:rPr>
        <w:drawing>
          <wp:inline distT="0" distB="0" distL="0" distR="0" wp14:anchorId="4AEFD562" wp14:editId="6DD9FFF1">
            <wp:extent cx="5943600" cy="291211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05C5B21C" w14:textId="41DEDE78"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 Performance </w:t>
      </w:r>
      <w:r w:rsidR="00474E72" w:rsidRPr="00AC2E30">
        <w:rPr>
          <w:rFonts w:asciiTheme="majorBidi" w:hAnsiTheme="majorBidi"/>
        </w:rPr>
        <w:t>C</w:t>
      </w:r>
      <w:r w:rsidRPr="00AC2E30">
        <w:rPr>
          <w:rFonts w:asciiTheme="majorBidi" w:hAnsiTheme="majorBidi"/>
        </w:rPr>
        <w:t>haracteristics for Keras</w:t>
      </w:r>
      <w:r w:rsidR="00474E72" w:rsidRPr="00AC2E30">
        <w:rPr>
          <w:rFonts w:asciiTheme="majorBidi" w:hAnsiTheme="majorBidi"/>
        </w:rPr>
        <w:t>-</w:t>
      </w:r>
      <w:r w:rsidRPr="00AC2E30">
        <w:rPr>
          <w:rFonts w:asciiTheme="majorBidi" w:hAnsiTheme="majorBidi"/>
        </w:rPr>
        <w:t xml:space="preserve">based </w:t>
      </w:r>
      <w:r w:rsidR="00474E72" w:rsidRPr="00AC2E30">
        <w:rPr>
          <w:rFonts w:asciiTheme="majorBidi" w:hAnsiTheme="majorBidi"/>
        </w:rPr>
        <w:t>M</w:t>
      </w:r>
      <w:r w:rsidRPr="00AC2E30">
        <w:rPr>
          <w:rFonts w:asciiTheme="majorBidi" w:hAnsiTheme="majorBidi"/>
        </w:rPr>
        <w:t xml:space="preserve">odel (on </w:t>
      </w:r>
      <w:r w:rsidR="00DE03F4" w:rsidRPr="00AC2E30">
        <w:rPr>
          <w:rFonts w:asciiTheme="majorBidi" w:hAnsiTheme="majorBidi"/>
        </w:rPr>
        <w:t>V</w:t>
      </w:r>
      <w:r w:rsidRPr="00AC2E30">
        <w:rPr>
          <w:rFonts w:asciiTheme="majorBidi" w:hAnsiTheme="majorBidi"/>
        </w:rPr>
        <w:t xml:space="preserve">alidation </w:t>
      </w:r>
      <w:r w:rsidR="00DE03F4" w:rsidRPr="00AC2E30">
        <w:rPr>
          <w:rFonts w:asciiTheme="majorBidi" w:hAnsiTheme="majorBidi"/>
        </w:rPr>
        <w:t>S</w:t>
      </w:r>
      <w:r w:rsidRPr="00AC2E30">
        <w:rPr>
          <w:rFonts w:asciiTheme="majorBidi" w:hAnsiTheme="majorBidi"/>
        </w:rPr>
        <w:t>et)</w:t>
      </w:r>
    </w:p>
    <w:p w14:paraId="0C4E82FD" w14:textId="77777777" w:rsidR="002F449F" w:rsidRPr="00AC2E30" w:rsidRDefault="002F449F" w:rsidP="008A2FC8">
      <w:pPr>
        <w:pStyle w:val="ListParagraph"/>
        <w:spacing w:line="480" w:lineRule="auto"/>
        <w:ind w:left="1080"/>
        <w:jc w:val="both"/>
        <w:rPr>
          <w:rFonts w:asciiTheme="majorBidi" w:hAnsiTheme="majorBidi" w:cstheme="majorBidi"/>
          <w:sz w:val="24"/>
        </w:rPr>
      </w:pPr>
    </w:p>
    <w:p w14:paraId="3B03DAD5" w14:textId="77777777" w:rsidR="002F449F" w:rsidRPr="00AC2E30" w:rsidRDefault="002F449F" w:rsidP="008A2FC8">
      <w:pPr>
        <w:spacing w:line="480" w:lineRule="auto"/>
        <w:jc w:val="both"/>
        <w:rPr>
          <w:rFonts w:asciiTheme="majorBidi" w:hAnsiTheme="majorBidi"/>
          <w:color w:val="000000" w:themeColor="text1"/>
        </w:rPr>
      </w:pPr>
      <w:r w:rsidRPr="00AC2E30">
        <w:rPr>
          <w:rFonts w:asciiTheme="majorBidi" w:hAnsiTheme="majorBidi"/>
          <w:noProof/>
          <w:color w:val="000000" w:themeColor="text1"/>
        </w:rPr>
        <w:drawing>
          <wp:inline distT="0" distB="0" distL="0" distR="0" wp14:anchorId="5F3CBD9B" wp14:editId="3842C34B">
            <wp:extent cx="5943600" cy="2520950"/>
            <wp:effectExtent l="0" t="0" r="0" b="635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14:paraId="1DEEFCB1" w14:textId="4F0214DD"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ii) Confusion </w:t>
      </w:r>
      <w:r w:rsidR="00DE03F4" w:rsidRPr="00AC2E30">
        <w:rPr>
          <w:rFonts w:asciiTheme="majorBidi" w:hAnsiTheme="majorBidi"/>
        </w:rPr>
        <w:t>M</w:t>
      </w:r>
      <w:r w:rsidRPr="00AC2E30">
        <w:rPr>
          <w:rFonts w:asciiTheme="majorBidi" w:hAnsiTheme="majorBidi"/>
        </w:rPr>
        <w:t>atrix of Keras</w:t>
      </w:r>
      <w:r w:rsidR="00DE03F4" w:rsidRPr="00AC2E30">
        <w:rPr>
          <w:rFonts w:asciiTheme="majorBidi" w:hAnsiTheme="majorBidi"/>
        </w:rPr>
        <w:t>-</w:t>
      </w:r>
      <w:r w:rsidRPr="00AC2E30">
        <w:rPr>
          <w:rFonts w:asciiTheme="majorBidi" w:hAnsiTheme="majorBidi"/>
        </w:rPr>
        <w:t xml:space="preserve">based </w:t>
      </w:r>
      <w:r w:rsidR="00266321" w:rsidRPr="00AC2E30">
        <w:rPr>
          <w:rFonts w:asciiTheme="majorBidi" w:hAnsiTheme="majorBidi"/>
        </w:rPr>
        <w:t>M</w:t>
      </w:r>
      <w:r w:rsidRPr="00AC2E30">
        <w:rPr>
          <w:rFonts w:asciiTheme="majorBidi" w:hAnsiTheme="majorBidi"/>
        </w:rPr>
        <w:t xml:space="preserve">odel (on </w:t>
      </w:r>
      <w:r w:rsidR="00266321" w:rsidRPr="00AC2E30">
        <w:rPr>
          <w:rFonts w:asciiTheme="majorBidi" w:hAnsiTheme="majorBidi"/>
        </w:rPr>
        <w:t>V</w:t>
      </w:r>
      <w:r w:rsidRPr="00AC2E30">
        <w:rPr>
          <w:rFonts w:asciiTheme="majorBidi" w:hAnsiTheme="majorBidi"/>
        </w:rPr>
        <w:t xml:space="preserve">alidation </w:t>
      </w:r>
      <w:r w:rsidR="00266321" w:rsidRPr="00AC2E30">
        <w:rPr>
          <w:rFonts w:asciiTheme="majorBidi" w:hAnsiTheme="majorBidi"/>
        </w:rPr>
        <w:t>S</w:t>
      </w:r>
      <w:r w:rsidRPr="00AC2E30">
        <w:rPr>
          <w:rFonts w:asciiTheme="majorBidi" w:hAnsiTheme="majorBidi"/>
        </w:rPr>
        <w:t>et)</w:t>
      </w:r>
    </w:p>
    <w:p w14:paraId="7460C792" w14:textId="77777777" w:rsidR="002F449F" w:rsidRPr="00AC2E30" w:rsidRDefault="002F449F" w:rsidP="008A2FC8">
      <w:pPr>
        <w:suppressAutoHyphens/>
        <w:spacing w:line="480" w:lineRule="auto"/>
        <w:jc w:val="both"/>
        <w:rPr>
          <w:rFonts w:asciiTheme="majorBidi" w:hAnsiTheme="majorBidi" w:cstheme="majorBidi"/>
          <w:b/>
          <w:bCs/>
        </w:rPr>
      </w:pPr>
      <w:r w:rsidRPr="00AC2E30">
        <w:rPr>
          <w:rFonts w:asciiTheme="majorBidi" w:hAnsiTheme="majorBidi" w:cstheme="majorBidi"/>
          <w:b/>
          <w:bCs/>
        </w:rPr>
        <w:br w:type="page"/>
      </w:r>
    </w:p>
    <w:p w14:paraId="3FD531DC" w14:textId="0CA04F1B" w:rsidR="002F449F" w:rsidRPr="00AC2E30" w:rsidRDefault="002F449F" w:rsidP="008A2FC8">
      <w:pPr>
        <w:spacing w:line="480" w:lineRule="auto"/>
        <w:jc w:val="both"/>
        <w:rPr>
          <w:rFonts w:asciiTheme="majorBidi" w:hAnsiTheme="majorBidi" w:cstheme="majorBidi"/>
        </w:rPr>
      </w:pPr>
      <w:r w:rsidRPr="00AC2E30">
        <w:rPr>
          <w:rFonts w:asciiTheme="majorBidi" w:hAnsiTheme="majorBidi" w:cstheme="majorBidi"/>
          <w:b/>
          <w:bCs/>
        </w:rPr>
        <w:lastRenderedPageBreak/>
        <w:t xml:space="preserve">Figure </w:t>
      </w:r>
      <w:r w:rsidR="006D44F4" w:rsidRPr="00AC2E30">
        <w:rPr>
          <w:rFonts w:asciiTheme="majorBidi" w:hAnsiTheme="majorBidi" w:cstheme="majorBidi"/>
          <w:b/>
          <w:bCs/>
        </w:rPr>
        <w:t>4C</w:t>
      </w:r>
      <w:r w:rsidRPr="00AC2E30">
        <w:rPr>
          <w:rFonts w:asciiTheme="majorBidi" w:hAnsiTheme="majorBidi" w:cstheme="majorBidi"/>
          <w:b/>
          <w:bCs/>
        </w:rPr>
        <w:t>:</w:t>
      </w:r>
      <w:r w:rsidRPr="00AC2E30">
        <w:rPr>
          <w:rFonts w:asciiTheme="majorBidi" w:hAnsiTheme="majorBidi" w:cstheme="majorBidi"/>
          <w:rtl/>
        </w:rPr>
        <w:t xml:space="preserve"> </w:t>
      </w:r>
      <w:r w:rsidRPr="00AC2E30">
        <w:rPr>
          <w:rFonts w:asciiTheme="majorBidi" w:hAnsiTheme="majorBidi" w:cstheme="majorBidi"/>
        </w:rPr>
        <w:t xml:space="preserve">Neural </w:t>
      </w:r>
      <w:r w:rsidR="00682571" w:rsidRPr="00AC2E30">
        <w:rPr>
          <w:rFonts w:asciiTheme="majorBidi" w:hAnsiTheme="majorBidi" w:cstheme="majorBidi"/>
        </w:rPr>
        <w:t>N</w:t>
      </w:r>
      <w:r w:rsidRPr="00AC2E30">
        <w:rPr>
          <w:rFonts w:asciiTheme="majorBidi" w:hAnsiTheme="majorBidi" w:cstheme="majorBidi"/>
        </w:rPr>
        <w:t xml:space="preserve">etwork </w:t>
      </w:r>
      <w:r w:rsidR="00682571" w:rsidRPr="00AC2E30">
        <w:rPr>
          <w:rFonts w:asciiTheme="majorBidi" w:hAnsiTheme="majorBidi" w:cstheme="majorBidi"/>
        </w:rPr>
        <w:t>M</w:t>
      </w:r>
      <w:r w:rsidRPr="00AC2E30">
        <w:rPr>
          <w:rFonts w:asciiTheme="majorBidi" w:hAnsiTheme="majorBidi" w:cstheme="majorBidi"/>
        </w:rPr>
        <w:t xml:space="preserve">odel </w:t>
      </w:r>
      <w:r w:rsidR="00682571" w:rsidRPr="00AC2E30">
        <w:rPr>
          <w:rFonts w:asciiTheme="majorBidi" w:hAnsiTheme="majorBidi" w:cstheme="majorBidi"/>
        </w:rPr>
        <w:t>C</w:t>
      </w:r>
      <w:r w:rsidRPr="00AC2E30">
        <w:rPr>
          <w:rFonts w:asciiTheme="majorBidi" w:hAnsiTheme="majorBidi" w:cstheme="majorBidi"/>
        </w:rPr>
        <w:t xml:space="preserve">haracteristic and </w:t>
      </w:r>
      <w:r w:rsidR="00682571" w:rsidRPr="00AC2E30">
        <w:rPr>
          <w:rFonts w:asciiTheme="majorBidi" w:hAnsiTheme="majorBidi" w:cstheme="majorBidi"/>
        </w:rPr>
        <w:t>C</w:t>
      </w:r>
      <w:r w:rsidRPr="00AC2E30">
        <w:rPr>
          <w:rFonts w:asciiTheme="majorBidi" w:hAnsiTheme="majorBidi" w:cstheme="majorBidi"/>
        </w:rPr>
        <w:t xml:space="preserve">onfusion </w:t>
      </w:r>
      <w:r w:rsidR="00682571" w:rsidRPr="00AC2E30">
        <w:rPr>
          <w:rFonts w:asciiTheme="majorBidi" w:hAnsiTheme="majorBidi" w:cstheme="majorBidi"/>
        </w:rPr>
        <w:t>M</w:t>
      </w:r>
      <w:r w:rsidRPr="00AC2E30">
        <w:rPr>
          <w:rFonts w:asciiTheme="majorBidi" w:hAnsiTheme="majorBidi" w:cstheme="majorBidi"/>
        </w:rPr>
        <w:t>atrix using Keras (</w:t>
      </w:r>
      <w:r w:rsidR="00682571" w:rsidRPr="00AC2E30">
        <w:rPr>
          <w:rFonts w:asciiTheme="majorBidi" w:hAnsiTheme="majorBidi" w:cstheme="majorBidi"/>
        </w:rPr>
        <w:t>T</w:t>
      </w:r>
      <w:r w:rsidRPr="00AC2E30">
        <w:rPr>
          <w:rFonts w:asciiTheme="majorBidi" w:hAnsiTheme="majorBidi" w:cstheme="majorBidi"/>
        </w:rPr>
        <w:t xml:space="preserve">est </w:t>
      </w:r>
      <w:r w:rsidR="00682571" w:rsidRPr="00AC2E30">
        <w:rPr>
          <w:rFonts w:asciiTheme="majorBidi" w:hAnsiTheme="majorBidi" w:cstheme="majorBidi"/>
        </w:rPr>
        <w:t>G</w:t>
      </w:r>
      <w:r w:rsidRPr="00AC2E30">
        <w:rPr>
          <w:rFonts w:asciiTheme="majorBidi" w:hAnsiTheme="majorBidi" w:cstheme="majorBidi"/>
        </w:rPr>
        <w:t>roup)</w:t>
      </w:r>
    </w:p>
    <w:p w14:paraId="70E6AE7E" w14:textId="77777777" w:rsidR="002F449F" w:rsidRPr="00AC2E30" w:rsidRDefault="002F449F" w:rsidP="008A2FC8">
      <w:pPr>
        <w:spacing w:line="480" w:lineRule="auto"/>
        <w:jc w:val="both"/>
        <w:rPr>
          <w:rFonts w:asciiTheme="majorBidi" w:hAnsiTheme="majorBidi"/>
          <w:color w:val="000000" w:themeColor="text1"/>
        </w:rPr>
      </w:pPr>
      <w:r w:rsidRPr="00AC2E30">
        <w:rPr>
          <w:rFonts w:asciiTheme="majorBidi" w:hAnsiTheme="majorBidi"/>
          <w:noProof/>
          <w:color w:val="000000" w:themeColor="text1"/>
        </w:rPr>
        <w:drawing>
          <wp:inline distT="0" distB="0" distL="0" distR="0" wp14:anchorId="744AE1DE" wp14:editId="77C808BE">
            <wp:extent cx="5943600" cy="2924175"/>
            <wp:effectExtent l="0" t="0" r="0"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5CC1155A" w14:textId="27B7765D"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 Performance </w:t>
      </w:r>
      <w:r w:rsidR="00266321" w:rsidRPr="00AC2E30">
        <w:rPr>
          <w:rFonts w:asciiTheme="majorBidi" w:hAnsiTheme="majorBidi"/>
        </w:rPr>
        <w:t>C</w:t>
      </w:r>
      <w:r w:rsidRPr="00AC2E30">
        <w:rPr>
          <w:rFonts w:asciiTheme="majorBidi" w:hAnsiTheme="majorBidi"/>
        </w:rPr>
        <w:t>haracteristics for Keras</w:t>
      </w:r>
      <w:r w:rsidR="00266321" w:rsidRPr="00AC2E30">
        <w:rPr>
          <w:rFonts w:asciiTheme="majorBidi" w:hAnsiTheme="majorBidi"/>
        </w:rPr>
        <w:t>-</w:t>
      </w:r>
      <w:r w:rsidRPr="00AC2E30">
        <w:rPr>
          <w:rFonts w:asciiTheme="majorBidi" w:hAnsiTheme="majorBidi"/>
        </w:rPr>
        <w:t xml:space="preserve">based </w:t>
      </w:r>
      <w:r w:rsidR="00266321" w:rsidRPr="00AC2E30">
        <w:rPr>
          <w:rFonts w:asciiTheme="majorBidi" w:hAnsiTheme="majorBidi"/>
        </w:rPr>
        <w:t>M</w:t>
      </w:r>
      <w:r w:rsidRPr="00AC2E30">
        <w:rPr>
          <w:rFonts w:asciiTheme="majorBidi" w:hAnsiTheme="majorBidi"/>
        </w:rPr>
        <w:t xml:space="preserve">odel (on </w:t>
      </w:r>
      <w:r w:rsidR="00266321" w:rsidRPr="00AC2E30">
        <w:rPr>
          <w:rFonts w:asciiTheme="majorBidi" w:hAnsiTheme="majorBidi"/>
        </w:rPr>
        <w:t>T</w:t>
      </w:r>
      <w:r w:rsidRPr="00AC2E30">
        <w:rPr>
          <w:rFonts w:asciiTheme="majorBidi" w:hAnsiTheme="majorBidi"/>
        </w:rPr>
        <w:t xml:space="preserve">est </w:t>
      </w:r>
      <w:r w:rsidR="00266321" w:rsidRPr="00AC2E30">
        <w:rPr>
          <w:rFonts w:asciiTheme="majorBidi" w:hAnsiTheme="majorBidi"/>
        </w:rPr>
        <w:t>S</w:t>
      </w:r>
      <w:r w:rsidRPr="00AC2E30">
        <w:rPr>
          <w:rFonts w:asciiTheme="majorBidi" w:hAnsiTheme="majorBidi"/>
        </w:rPr>
        <w:t>et)</w:t>
      </w:r>
    </w:p>
    <w:p w14:paraId="765D0804" w14:textId="77777777" w:rsidR="002F449F" w:rsidRPr="00AC2E30" w:rsidRDefault="002F449F" w:rsidP="008A2FC8">
      <w:pPr>
        <w:pStyle w:val="ListParagraph"/>
        <w:spacing w:line="480" w:lineRule="auto"/>
        <w:ind w:left="1080"/>
        <w:jc w:val="both"/>
        <w:rPr>
          <w:rFonts w:asciiTheme="majorBidi" w:hAnsiTheme="majorBidi" w:cstheme="majorBidi"/>
          <w:sz w:val="24"/>
        </w:rPr>
      </w:pPr>
    </w:p>
    <w:p w14:paraId="6A0977FD" w14:textId="77777777" w:rsidR="002F449F" w:rsidRPr="00AC2E30" w:rsidRDefault="002F449F" w:rsidP="008A2FC8">
      <w:pPr>
        <w:spacing w:line="480" w:lineRule="auto"/>
        <w:jc w:val="both"/>
        <w:rPr>
          <w:rFonts w:asciiTheme="majorBidi" w:hAnsiTheme="majorBidi"/>
          <w:color w:val="000000" w:themeColor="text1"/>
        </w:rPr>
      </w:pPr>
      <w:r w:rsidRPr="00AC2E30">
        <w:rPr>
          <w:rFonts w:asciiTheme="majorBidi" w:hAnsiTheme="majorBidi"/>
          <w:noProof/>
          <w:color w:val="000000" w:themeColor="text1"/>
        </w:rPr>
        <w:drawing>
          <wp:inline distT="0" distB="0" distL="0" distR="0" wp14:anchorId="50044E0B" wp14:editId="5032E0ED">
            <wp:extent cx="5943600" cy="2500630"/>
            <wp:effectExtent l="0" t="0" r="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084D0C64" w14:textId="0B4E9B9C" w:rsidR="002F449F" w:rsidRPr="00AC2E30" w:rsidRDefault="002F449F" w:rsidP="008A2FC8">
      <w:pPr>
        <w:spacing w:line="480" w:lineRule="auto"/>
        <w:jc w:val="both"/>
        <w:rPr>
          <w:rFonts w:asciiTheme="majorBidi" w:hAnsiTheme="majorBidi"/>
        </w:rPr>
      </w:pPr>
      <w:r w:rsidRPr="00AC2E30">
        <w:rPr>
          <w:rFonts w:asciiTheme="majorBidi" w:hAnsiTheme="majorBidi"/>
        </w:rPr>
        <w:t xml:space="preserve">ii) Confusion </w:t>
      </w:r>
      <w:r w:rsidR="00266321" w:rsidRPr="00AC2E30">
        <w:rPr>
          <w:rFonts w:asciiTheme="majorBidi" w:hAnsiTheme="majorBidi"/>
        </w:rPr>
        <w:t>M</w:t>
      </w:r>
      <w:r w:rsidRPr="00AC2E30">
        <w:rPr>
          <w:rFonts w:asciiTheme="majorBidi" w:hAnsiTheme="majorBidi"/>
        </w:rPr>
        <w:t>atrix of Keras</w:t>
      </w:r>
      <w:r w:rsidR="00266321" w:rsidRPr="00AC2E30">
        <w:rPr>
          <w:rFonts w:asciiTheme="majorBidi" w:hAnsiTheme="majorBidi"/>
        </w:rPr>
        <w:t>-</w:t>
      </w:r>
      <w:r w:rsidRPr="00AC2E30">
        <w:rPr>
          <w:rFonts w:asciiTheme="majorBidi" w:hAnsiTheme="majorBidi"/>
        </w:rPr>
        <w:t xml:space="preserve">based </w:t>
      </w:r>
      <w:r w:rsidR="00266321" w:rsidRPr="00AC2E30">
        <w:rPr>
          <w:rFonts w:asciiTheme="majorBidi" w:hAnsiTheme="majorBidi"/>
        </w:rPr>
        <w:t>M</w:t>
      </w:r>
      <w:r w:rsidRPr="00AC2E30">
        <w:rPr>
          <w:rFonts w:asciiTheme="majorBidi" w:hAnsiTheme="majorBidi"/>
        </w:rPr>
        <w:t xml:space="preserve">odel (on </w:t>
      </w:r>
      <w:r w:rsidR="00266321" w:rsidRPr="00AC2E30">
        <w:rPr>
          <w:rFonts w:asciiTheme="majorBidi" w:hAnsiTheme="majorBidi"/>
        </w:rPr>
        <w:t>T</w:t>
      </w:r>
      <w:r w:rsidRPr="00AC2E30">
        <w:rPr>
          <w:rFonts w:asciiTheme="majorBidi" w:hAnsiTheme="majorBidi"/>
        </w:rPr>
        <w:t xml:space="preserve">est </w:t>
      </w:r>
      <w:r w:rsidR="00266321" w:rsidRPr="00AC2E30">
        <w:rPr>
          <w:rFonts w:asciiTheme="majorBidi" w:hAnsiTheme="majorBidi"/>
        </w:rPr>
        <w:t>S</w:t>
      </w:r>
      <w:r w:rsidRPr="00AC2E30">
        <w:rPr>
          <w:rFonts w:asciiTheme="majorBidi" w:hAnsiTheme="majorBidi"/>
        </w:rPr>
        <w:t>et)</w:t>
      </w:r>
    </w:p>
    <w:p w14:paraId="0EE105E3" w14:textId="77777777" w:rsidR="002F449F" w:rsidRPr="00AC2E30" w:rsidRDefault="002F449F" w:rsidP="008A2FC8">
      <w:pPr>
        <w:spacing w:line="480" w:lineRule="auto"/>
        <w:jc w:val="both"/>
        <w:rPr>
          <w:rFonts w:asciiTheme="majorBidi" w:hAnsiTheme="majorBidi"/>
          <w:color w:val="000000" w:themeColor="text1"/>
        </w:rPr>
      </w:pPr>
    </w:p>
    <w:p w14:paraId="6204AA08" w14:textId="68503D12" w:rsidR="00FF4C95" w:rsidRPr="00AC2E30" w:rsidRDefault="00FF4C95" w:rsidP="0067768F">
      <w:pPr>
        <w:rPr>
          <w:rFonts w:asciiTheme="majorBidi" w:hAnsiTheme="majorBidi"/>
        </w:rPr>
      </w:pPr>
    </w:p>
    <w:p w14:paraId="498993EF" w14:textId="7C93AE6F" w:rsidR="00E11BE4" w:rsidRPr="00AC2E30" w:rsidRDefault="00AC2E30" w:rsidP="00E11BE4">
      <w:pPr>
        <w:suppressAutoHyphens/>
        <w:spacing w:line="480" w:lineRule="auto"/>
        <w:jc w:val="both"/>
        <w:rPr>
          <w:rFonts w:asciiTheme="majorBidi" w:hAnsiTheme="majorBidi" w:cstheme="majorBidi"/>
          <w:b/>
          <w:bCs/>
          <w:color w:val="000000" w:themeColor="text1"/>
        </w:rPr>
      </w:pPr>
      <w:r w:rsidRPr="00AC2E30">
        <w:rPr>
          <w:rFonts w:asciiTheme="majorBidi" w:hAnsiTheme="majorBidi" w:cstheme="majorBidi"/>
          <w:b/>
          <w:bCs/>
          <w:noProof/>
          <w:color w:val="000000" w:themeColor="text1"/>
        </w:rPr>
        <w:lastRenderedPageBreak/>
        <w:drawing>
          <wp:anchor distT="0" distB="0" distL="114300" distR="114300" simplePos="0" relativeHeight="251658240" behindDoc="1" locked="0" layoutInCell="1" allowOverlap="1" wp14:anchorId="558E0BD6" wp14:editId="4897C412">
            <wp:simplePos x="0" y="0"/>
            <wp:positionH relativeFrom="column">
              <wp:posOffset>-558800</wp:posOffset>
            </wp:positionH>
            <wp:positionV relativeFrom="paragraph">
              <wp:posOffset>349250</wp:posOffset>
            </wp:positionV>
            <wp:extent cx="7105015" cy="5760720"/>
            <wp:effectExtent l="0" t="0" r="635" b="0"/>
            <wp:wrapThrough wrapText="bothSides">
              <wp:wrapPolygon edited="0">
                <wp:start x="0" y="0"/>
                <wp:lineTo x="0" y="21500"/>
                <wp:lineTo x="21544" y="21500"/>
                <wp:lineTo x="21544" y="0"/>
                <wp:lineTo x="0" y="0"/>
              </wp:wrapPolygon>
            </wp:wrapThrough>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utdoo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105015" cy="5760720"/>
                    </a:xfrm>
                    <a:prstGeom prst="rect">
                      <a:avLst/>
                    </a:prstGeom>
                  </pic:spPr>
                </pic:pic>
              </a:graphicData>
            </a:graphic>
            <wp14:sizeRelH relativeFrom="page">
              <wp14:pctWidth>0</wp14:pctWidth>
            </wp14:sizeRelH>
            <wp14:sizeRelV relativeFrom="page">
              <wp14:pctHeight>0</wp14:pctHeight>
            </wp14:sizeRelV>
          </wp:anchor>
        </w:drawing>
      </w:r>
      <w:r w:rsidR="00E11BE4" w:rsidRPr="00AC2E30">
        <w:rPr>
          <w:rFonts w:asciiTheme="majorBidi" w:hAnsiTheme="majorBidi" w:cstheme="majorBidi"/>
          <w:b/>
          <w:bCs/>
          <w:color w:val="000000" w:themeColor="text1"/>
        </w:rPr>
        <w:t xml:space="preserve">Supplementary Figure 1: </w:t>
      </w:r>
      <w:r w:rsidR="00E11BE4" w:rsidRPr="00AC2E30">
        <w:rPr>
          <w:rFonts w:asciiTheme="majorBidi" w:hAnsiTheme="majorBidi"/>
          <w:color w:val="000000" w:themeColor="text1"/>
        </w:rPr>
        <w:t>Feature Coverage and Class Coverage Percentage Plot</w:t>
      </w:r>
    </w:p>
    <w:p w14:paraId="3DFD19E8" w14:textId="2A2C3255" w:rsidR="00E11BE4" w:rsidRPr="00AC2E30" w:rsidRDefault="00E11BE4" w:rsidP="008E18AE">
      <w:pPr>
        <w:suppressAutoHyphens/>
        <w:spacing w:line="480" w:lineRule="auto"/>
        <w:jc w:val="both"/>
        <w:rPr>
          <w:rFonts w:asciiTheme="majorBidi" w:hAnsiTheme="majorBidi" w:cstheme="majorBidi"/>
          <w:b/>
          <w:bCs/>
          <w:color w:val="000000" w:themeColor="text1"/>
          <w:rtl/>
        </w:rPr>
      </w:pPr>
    </w:p>
    <w:p w14:paraId="31D7AA34" w14:textId="1D210006" w:rsidR="00E11BE4" w:rsidRPr="00AC2E30" w:rsidRDefault="00E11BE4" w:rsidP="000D7CB4">
      <w:pPr>
        <w:spacing w:line="480" w:lineRule="auto"/>
        <w:jc w:val="both"/>
        <w:rPr>
          <w:rFonts w:asciiTheme="majorBidi" w:hAnsiTheme="majorBidi"/>
          <w:i/>
          <w:color w:val="000000" w:themeColor="text1"/>
        </w:rPr>
      </w:pPr>
      <w:r w:rsidRPr="00AC2E30">
        <w:rPr>
          <w:rFonts w:asciiTheme="majorBidi" w:hAnsiTheme="majorBidi"/>
          <w:i/>
          <w:color w:val="000000" w:themeColor="text1"/>
        </w:rPr>
        <w:t xml:space="preserve">A </w:t>
      </w:r>
      <w:r w:rsidR="00682571" w:rsidRPr="00AC2E30">
        <w:rPr>
          <w:rFonts w:asciiTheme="majorBidi" w:hAnsiTheme="majorBidi"/>
          <w:i/>
          <w:color w:val="000000" w:themeColor="text1"/>
        </w:rPr>
        <w:t>high-resolution</w:t>
      </w:r>
      <w:r w:rsidRPr="00AC2E30">
        <w:rPr>
          <w:rFonts w:asciiTheme="majorBidi" w:hAnsiTheme="majorBidi"/>
          <w:i/>
          <w:color w:val="000000" w:themeColor="text1"/>
        </w:rPr>
        <w:t xml:space="preserve"> version of the figure can be found as a supplement file “sup</w:t>
      </w:r>
      <w:r w:rsidR="000D7CB4" w:rsidRPr="00AC2E30">
        <w:rPr>
          <w:rFonts w:asciiTheme="majorBidi" w:hAnsiTheme="majorBidi"/>
          <w:i/>
          <w:color w:val="000000" w:themeColor="text1"/>
        </w:rPr>
        <w:t>p</w:t>
      </w:r>
      <w:r w:rsidRPr="00AC2E30">
        <w:rPr>
          <w:rFonts w:asciiTheme="majorBidi" w:hAnsiTheme="majorBidi"/>
          <w:i/>
          <w:color w:val="000000" w:themeColor="text1"/>
        </w:rPr>
        <w:t xml:space="preserve"> Fig-1.png.”</w:t>
      </w:r>
    </w:p>
    <w:p w14:paraId="15FDED69" w14:textId="77777777" w:rsidR="00E11BE4" w:rsidRPr="00AC2E30" w:rsidRDefault="00E11BE4" w:rsidP="0067768F">
      <w:pPr>
        <w:rPr>
          <w:rFonts w:asciiTheme="majorBidi" w:hAnsiTheme="majorBidi"/>
        </w:rPr>
      </w:pPr>
    </w:p>
    <w:p w14:paraId="179FB94F" w14:textId="77777777" w:rsidR="00E11BE4" w:rsidRPr="00AC2E30" w:rsidRDefault="00E11BE4" w:rsidP="0067768F">
      <w:pPr>
        <w:rPr>
          <w:rFonts w:asciiTheme="majorBidi" w:hAnsiTheme="majorBidi"/>
        </w:rPr>
      </w:pPr>
    </w:p>
    <w:p w14:paraId="6594BDE6" w14:textId="77777777" w:rsidR="00E11BE4" w:rsidRPr="00AC2E30" w:rsidRDefault="00E11BE4" w:rsidP="0067768F">
      <w:pPr>
        <w:rPr>
          <w:rFonts w:asciiTheme="majorBidi" w:hAnsiTheme="majorBidi"/>
        </w:rPr>
      </w:pPr>
    </w:p>
    <w:p w14:paraId="16461539" w14:textId="77777777" w:rsidR="00E11BE4" w:rsidRPr="00AC2E30" w:rsidRDefault="00E11BE4" w:rsidP="0067768F">
      <w:pPr>
        <w:rPr>
          <w:rFonts w:asciiTheme="majorBidi" w:hAnsiTheme="majorBidi"/>
        </w:rPr>
      </w:pPr>
    </w:p>
    <w:p w14:paraId="19A8D811" w14:textId="77777777" w:rsidR="00E11BE4" w:rsidRPr="00AC2E30" w:rsidRDefault="00E11BE4" w:rsidP="0067768F">
      <w:pPr>
        <w:rPr>
          <w:rFonts w:asciiTheme="majorBidi" w:hAnsiTheme="majorBidi"/>
        </w:rPr>
      </w:pPr>
    </w:p>
    <w:p w14:paraId="7D75CC07" w14:textId="77777777" w:rsidR="00E11BE4" w:rsidRPr="00AC2E30" w:rsidRDefault="00E11BE4" w:rsidP="0067768F">
      <w:pPr>
        <w:rPr>
          <w:rFonts w:asciiTheme="majorBidi" w:hAnsiTheme="majorBidi"/>
        </w:rPr>
      </w:pPr>
    </w:p>
    <w:p w14:paraId="14049C67" w14:textId="77777777" w:rsidR="00D9455D" w:rsidRPr="00AC2E30" w:rsidRDefault="00D9455D" w:rsidP="00D9455D">
      <w:pPr>
        <w:spacing w:line="480" w:lineRule="auto"/>
        <w:jc w:val="both"/>
        <w:rPr>
          <w:rFonts w:asciiTheme="majorBidi" w:hAnsiTheme="majorBidi" w:cstheme="majorBidi"/>
          <w:b/>
          <w:bCs/>
          <w:color w:val="000000" w:themeColor="text1"/>
        </w:rPr>
      </w:pPr>
      <w:r w:rsidRPr="00AC2E30">
        <w:rPr>
          <w:rFonts w:asciiTheme="majorBidi" w:hAnsiTheme="majorBidi" w:cstheme="majorBidi"/>
          <w:b/>
          <w:bCs/>
          <w:color w:val="000000" w:themeColor="text1"/>
        </w:rPr>
        <w:lastRenderedPageBreak/>
        <w:t xml:space="preserve">Supplementary Figure 2: </w:t>
      </w:r>
      <w:r w:rsidRPr="00AC2E30">
        <w:rPr>
          <w:rFonts w:asciiTheme="majorBidi" w:hAnsiTheme="majorBidi"/>
          <w:color w:val="000000" w:themeColor="text1"/>
        </w:rPr>
        <w:t>Distribution of Presence of Binary Features in Training, Validation and Testing Data</w:t>
      </w:r>
    </w:p>
    <w:p w14:paraId="74B440C1" w14:textId="77777777" w:rsidR="00E11BE4" w:rsidRPr="00AC2E30" w:rsidRDefault="00E11BE4" w:rsidP="00E11BE4">
      <w:pPr>
        <w:spacing w:line="480" w:lineRule="auto"/>
        <w:ind w:left="-180"/>
        <w:jc w:val="both"/>
        <w:rPr>
          <w:rFonts w:asciiTheme="majorBidi" w:hAnsiTheme="majorBidi" w:cstheme="majorBidi"/>
          <w:b/>
          <w:bCs/>
          <w:color w:val="000000" w:themeColor="text1"/>
        </w:rPr>
      </w:pPr>
      <w:r w:rsidRPr="00AC2E30">
        <w:rPr>
          <w:rFonts w:asciiTheme="majorBidi" w:hAnsiTheme="majorBidi" w:cstheme="majorBidi"/>
          <w:b/>
          <w:bCs/>
          <w:noProof/>
          <w:color w:val="000000" w:themeColor="text1"/>
        </w:rPr>
        <w:drawing>
          <wp:inline distT="0" distB="0" distL="0" distR="0" wp14:anchorId="23F755A5" wp14:editId="629D602C">
            <wp:extent cx="6553646" cy="429768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553646" cy="4297680"/>
                    </a:xfrm>
                    <a:prstGeom prst="rect">
                      <a:avLst/>
                    </a:prstGeom>
                  </pic:spPr>
                </pic:pic>
              </a:graphicData>
            </a:graphic>
          </wp:inline>
        </w:drawing>
      </w:r>
    </w:p>
    <w:p w14:paraId="42251730" w14:textId="121BB9A2" w:rsidR="00E11BE4" w:rsidRPr="002005E5" w:rsidRDefault="00E11BE4" w:rsidP="00E11BE4">
      <w:pPr>
        <w:spacing w:line="480" w:lineRule="auto"/>
        <w:jc w:val="both"/>
        <w:rPr>
          <w:rFonts w:asciiTheme="majorBidi" w:hAnsiTheme="majorBidi"/>
          <w:bCs/>
          <w:i/>
          <w:color w:val="000000" w:themeColor="text1"/>
        </w:rPr>
      </w:pPr>
      <w:r w:rsidRPr="00AC2E30">
        <w:rPr>
          <w:rFonts w:asciiTheme="majorBidi" w:hAnsiTheme="majorBidi"/>
          <w:bCs/>
          <w:i/>
          <w:color w:val="000000" w:themeColor="text1"/>
        </w:rPr>
        <w:t>A high-resolution version of the figure can be found as a supplement file “</w:t>
      </w:r>
      <w:r w:rsidR="000D7CB4" w:rsidRPr="00AC2E30">
        <w:rPr>
          <w:rFonts w:asciiTheme="majorBidi" w:hAnsiTheme="majorBidi"/>
          <w:bCs/>
          <w:i/>
          <w:color w:val="000000" w:themeColor="text1"/>
        </w:rPr>
        <w:t xml:space="preserve">supp </w:t>
      </w:r>
      <w:r w:rsidRPr="00AC2E30">
        <w:rPr>
          <w:rFonts w:asciiTheme="majorBidi" w:hAnsiTheme="majorBidi"/>
          <w:bCs/>
          <w:i/>
          <w:color w:val="000000" w:themeColor="text1"/>
        </w:rPr>
        <w:t>Fig-2.png.”</w:t>
      </w:r>
    </w:p>
    <w:p w14:paraId="2B21302A" w14:textId="68C0906E" w:rsidR="00E11BE4" w:rsidRDefault="00E11BE4" w:rsidP="00580047">
      <w:pPr>
        <w:rPr>
          <w:ins w:id="192" w:author="Author"/>
          <w:rFonts w:asciiTheme="majorBidi" w:hAnsiTheme="majorBidi"/>
        </w:rPr>
      </w:pPr>
    </w:p>
    <w:p w14:paraId="0F158B7F" w14:textId="77777777" w:rsidR="00943020" w:rsidRDefault="00943020" w:rsidP="00580047">
      <w:pPr>
        <w:rPr>
          <w:ins w:id="193" w:author="Author"/>
          <w:rFonts w:asciiTheme="majorBidi" w:hAnsiTheme="majorBidi"/>
        </w:rPr>
      </w:pPr>
    </w:p>
    <w:p w14:paraId="489545ED" w14:textId="77777777" w:rsidR="00943020" w:rsidRDefault="00943020" w:rsidP="00580047">
      <w:pPr>
        <w:rPr>
          <w:ins w:id="194" w:author="Author"/>
          <w:rFonts w:asciiTheme="majorBidi" w:hAnsiTheme="majorBidi"/>
        </w:rPr>
      </w:pPr>
    </w:p>
    <w:p w14:paraId="21A8772E" w14:textId="77777777" w:rsidR="00943020" w:rsidRDefault="00943020" w:rsidP="00580047">
      <w:pPr>
        <w:rPr>
          <w:ins w:id="195" w:author="Author"/>
          <w:rFonts w:asciiTheme="majorBidi" w:hAnsiTheme="majorBidi"/>
        </w:rPr>
      </w:pPr>
    </w:p>
    <w:p w14:paraId="56F0F0A2" w14:textId="77777777" w:rsidR="00943020" w:rsidRDefault="00943020" w:rsidP="00580047">
      <w:pPr>
        <w:rPr>
          <w:ins w:id="196" w:author="Author"/>
          <w:rFonts w:asciiTheme="majorBidi" w:hAnsiTheme="majorBidi"/>
        </w:rPr>
      </w:pPr>
    </w:p>
    <w:p w14:paraId="744C5748" w14:textId="77777777" w:rsidR="00943020" w:rsidRDefault="00943020" w:rsidP="00580047">
      <w:pPr>
        <w:rPr>
          <w:ins w:id="197" w:author="Author"/>
          <w:rFonts w:asciiTheme="majorBidi" w:hAnsiTheme="majorBidi"/>
        </w:rPr>
      </w:pPr>
    </w:p>
    <w:p w14:paraId="2FBD5C98" w14:textId="77777777" w:rsidR="00943020" w:rsidRDefault="00943020" w:rsidP="00580047">
      <w:pPr>
        <w:rPr>
          <w:ins w:id="198" w:author="Author"/>
          <w:rFonts w:asciiTheme="majorBidi" w:hAnsiTheme="majorBidi"/>
        </w:rPr>
      </w:pPr>
    </w:p>
    <w:p w14:paraId="0E95FB3A" w14:textId="77777777" w:rsidR="00943020" w:rsidRDefault="00943020" w:rsidP="00580047">
      <w:pPr>
        <w:rPr>
          <w:ins w:id="199" w:author="Author"/>
          <w:rFonts w:asciiTheme="majorBidi" w:hAnsiTheme="majorBidi"/>
        </w:rPr>
      </w:pPr>
    </w:p>
    <w:p w14:paraId="2AD3A8E7" w14:textId="77777777" w:rsidR="00943020" w:rsidRDefault="00943020" w:rsidP="00580047">
      <w:pPr>
        <w:rPr>
          <w:ins w:id="200" w:author="Author"/>
          <w:rFonts w:asciiTheme="majorBidi" w:hAnsiTheme="majorBidi"/>
        </w:rPr>
      </w:pPr>
    </w:p>
    <w:p w14:paraId="15036EAD" w14:textId="77777777" w:rsidR="00943020" w:rsidRDefault="00943020" w:rsidP="00580047">
      <w:pPr>
        <w:rPr>
          <w:ins w:id="201" w:author="Author"/>
          <w:rFonts w:asciiTheme="majorBidi" w:hAnsiTheme="majorBidi"/>
        </w:rPr>
      </w:pPr>
    </w:p>
    <w:p w14:paraId="3FB9A4A3" w14:textId="77777777" w:rsidR="00943020" w:rsidRDefault="00943020" w:rsidP="00580047">
      <w:pPr>
        <w:rPr>
          <w:ins w:id="202" w:author="Author"/>
          <w:rFonts w:asciiTheme="majorBidi" w:hAnsiTheme="majorBidi"/>
        </w:rPr>
      </w:pPr>
    </w:p>
    <w:p w14:paraId="4FEDC71F" w14:textId="77777777" w:rsidR="00943020" w:rsidRDefault="00943020" w:rsidP="00580047">
      <w:pPr>
        <w:rPr>
          <w:ins w:id="203" w:author="Author"/>
          <w:rFonts w:asciiTheme="majorBidi" w:hAnsiTheme="majorBidi"/>
        </w:rPr>
      </w:pPr>
    </w:p>
    <w:p w14:paraId="6FFCDC28" w14:textId="77777777" w:rsidR="00943020" w:rsidRDefault="00943020" w:rsidP="00580047">
      <w:pPr>
        <w:rPr>
          <w:ins w:id="204" w:author="Author"/>
          <w:rFonts w:asciiTheme="majorBidi" w:hAnsiTheme="majorBidi"/>
        </w:rPr>
      </w:pPr>
    </w:p>
    <w:p w14:paraId="5296D9F3" w14:textId="77777777" w:rsidR="00943020" w:rsidRDefault="00943020" w:rsidP="00580047">
      <w:pPr>
        <w:rPr>
          <w:ins w:id="205" w:author="Author"/>
          <w:rFonts w:asciiTheme="majorBidi" w:hAnsiTheme="majorBidi"/>
        </w:rPr>
      </w:pPr>
    </w:p>
    <w:p w14:paraId="00341D04" w14:textId="77777777" w:rsidR="00943020" w:rsidRDefault="00943020" w:rsidP="00580047">
      <w:pPr>
        <w:rPr>
          <w:ins w:id="206" w:author="Author"/>
          <w:rFonts w:asciiTheme="majorBidi" w:hAnsiTheme="majorBidi"/>
        </w:rPr>
      </w:pPr>
    </w:p>
    <w:p w14:paraId="13269AFC" w14:textId="7E707728" w:rsidR="00724A72" w:rsidRDefault="00C26807" w:rsidP="00B03FA7">
      <w:pPr>
        <w:spacing w:before="120" w:after="240" w:line="480" w:lineRule="auto"/>
        <w:jc w:val="both"/>
        <w:rPr>
          <w:ins w:id="207" w:author="Author"/>
          <w:rFonts w:asciiTheme="majorBidi" w:hAnsiTheme="majorBidi" w:cstheme="majorBidi"/>
          <w:b/>
          <w:bCs/>
          <w:color w:val="000000" w:themeColor="text1"/>
        </w:rPr>
      </w:pPr>
      <w:ins w:id="208" w:author="Author">
        <w:r>
          <w:rPr>
            <w:rFonts w:asciiTheme="majorBidi" w:hAnsiTheme="majorBidi" w:cstheme="majorBidi"/>
            <w:b/>
            <w:bCs/>
            <w:color w:val="000000" w:themeColor="text1"/>
          </w:rPr>
          <w:lastRenderedPageBreak/>
          <w:t xml:space="preserve">Tables and </w:t>
        </w:r>
        <w:r w:rsidR="00724A72">
          <w:rPr>
            <w:rFonts w:asciiTheme="majorBidi" w:hAnsiTheme="majorBidi" w:cstheme="majorBidi"/>
            <w:b/>
            <w:bCs/>
            <w:color w:val="000000" w:themeColor="text1"/>
          </w:rPr>
          <w:t>Figures’ legends:</w:t>
        </w:r>
      </w:ins>
    </w:p>
    <w:p w14:paraId="6925B9DA" w14:textId="2A381F05" w:rsidR="00B03FA7" w:rsidRPr="00AC2E30" w:rsidRDefault="00C26807" w:rsidP="00B03FA7">
      <w:pPr>
        <w:suppressAutoHyphens/>
        <w:spacing w:before="120" w:after="240" w:line="480" w:lineRule="auto"/>
        <w:jc w:val="both"/>
        <w:rPr>
          <w:ins w:id="209" w:author="Author"/>
          <w:rFonts w:asciiTheme="majorBidi" w:hAnsiTheme="majorBidi" w:cstheme="majorBidi"/>
          <w:color w:val="000000" w:themeColor="text1"/>
        </w:rPr>
      </w:pPr>
      <w:ins w:id="210" w:author="Author">
        <w:r w:rsidRPr="00AC2E30">
          <w:rPr>
            <w:rFonts w:asciiTheme="majorBidi" w:hAnsiTheme="majorBidi" w:cstheme="majorBidi"/>
            <w:b/>
            <w:bCs/>
            <w:color w:val="000000" w:themeColor="text1"/>
          </w:rPr>
          <w:t xml:space="preserve">Table 1: </w:t>
        </w:r>
        <w:r w:rsidRPr="00AC2E30">
          <w:rPr>
            <w:rFonts w:asciiTheme="majorBidi" w:hAnsiTheme="majorBidi" w:cstheme="majorBidi"/>
            <w:color w:val="000000" w:themeColor="text1"/>
          </w:rPr>
          <w:t>Frequency of Drugs Involved in Included Single-agent Poisonings from the Nationa</w:t>
        </w:r>
        <w:r>
          <w:rPr>
            <w:rFonts w:asciiTheme="majorBidi" w:hAnsiTheme="majorBidi" w:cstheme="majorBidi"/>
            <w:color w:val="000000" w:themeColor="text1"/>
          </w:rPr>
          <w:t>l Poison Data System, 2014-2018</w:t>
        </w:r>
      </w:ins>
    </w:p>
    <w:p w14:paraId="1DF3A826" w14:textId="460ACC52" w:rsidR="00B03FA7" w:rsidRDefault="00B03FA7" w:rsidP="00B03FA7">
      <w:pPr>
        <w:spacing w:before="120" w:after="240" w:line="480" w:lineRule="auto"/>
        <w:jc w:val="both"/>
        <w:rPr>
          <w:ins w:id="211" w:author="Author"/>
          <w:rFonts w:asciiTheme="majorBidi" w:hAnsiTheme="majorBidi"/>
          <w:color w:val="000000" w:themeColor="text1"/>
        </w:rPr>
      </w:pPr>
      <w:ins w:id="212" w:author="Author">
        <w:r w:rsidRPr="00AC2E30">
          <w:rPr>
            <w:rFonts w:asciiTheme="majorBidi" w:hAnsiTheme="majorBidi" w:cstheme="majorBidi"/>
            <w:b/>
            <w:bCs/>
            <w:color w:val="000000" w:themeColor="text1"/>
          </w:rPr>
          <w:t>Table 2</w:t>
        </w:r>
        <w:r w:rsidRPr="00AC2E30">
          <w:rPr>
            <w:rFonts w:asciiTheme="majorBidi" w:hAnsiTheme="majorBidi"/>
            <w:b/>
            <w:color w:val="000000" w:themeColor="text1"/>
          </w:rPr>
          <w:t xml:space="preserve">: </w:t>
        </w:r>
        <w:r w:rsidRPr="00AC2E30">
          <w:rPr>
            <w:rFonts w:asciiTheme="majorBidi" w:hAnsiTheme="majorBidi"/>
            <w:color w:val="000000" w:themeColor="text1"/>
          </w:rPr>
          <w:t>Precision and Recall of the Two DNN Models on the Top-performing Drug C</w:t>
        </w:r>
        <w:r>
          <w:rPr>
            <w:rFonts w:asciiTheme="majorBidi" w:hAnsiTheme="majorBidi"/>
            <w:color w:val="000000" w:themeColor="text1"/>
          </w:rPr>
          <w:t>ategories</w:t>
        </w:r>
      </w:ins>
    </w:p>
    <w:p w14:paraId="53064110" w14:textId="274D46E6" w:rsidR="00C26807" w:rsidRPr="00B03FA7" w:rsidRDefault="00C26807" w:rsidP="00B03FA7">
      <w:pPr>
        <w:spacing w:before="120" w:after="240" w:line="480" w:lineRule="auto"/>
        <w:jc w:val="both"/>
        <w:rPr>
          <w:ins w:id="213" w:author="Author"/>
          <w:rFonts w:asciiTheme="majorBidi" w:hAnsiTheme="majorBidi" w:cstheme="majorBidi"/>
          <w:color w:val="000000" w:themeColor="text1"/>
        </w:rPr>
      </w:pPr>
      <w:ins w:id="214" w:author="Author">
        <w:r w:rsidRPr="00AC2E30">
          <w:rPr>
            <w:rFonts w:asciiTheme="majorBidi" w:hAnsiTheme="majorBidi"/>
            <w:b/>
            <w:color w:val="000000" w:themeColor="text1"/>
          </w:rPr>
          <w:t xml:space="preserve">Table 3: </w:t>
        </w:r>
        <w:r w:rsidRPr="00AC2E30">
          <w:rPr>
            <w:rFonts w:asciiTheme="majorBidi" w:hAnsiTheme="majorBidi" w:cstheme="majorBidi"/>
            <w:color w:val="000000" w:themeColor="text1"/>
          </w:rPr>
          <w:t>F1-scores and Overall Accuracy for Test Data of the DNN Models</w:t>
        </w:r>
      </w:ins>
    </w:p>
    <w:p w14:paraId="4B146653" w14:textId="77777777" w:rsidR="00724A72" w:rsidRPr="00AC2E30" w:rsidRDefault="00724A72" w:rsidP="00B03FA7">
      <w:pPr>
        <w:spacing w:before="120" w:after="240" w:line="480" w:lineRule="auto"/>
        <w:jc w:val="both"/>
        <w:rPr>
          <w:ins w:id="215" w:author="Author"/>
          <w:rFonts w:asciiTheme="majorBidi" w:hAnsiTheme="majorBidi" w:cstheme="majorBidi"/>
          <w:b/>
          <w:bCs/>
          <w:color w:val="000000" w:themeColor="text1"/>
        </w:rPr>
      </w:pPr>
      <w:ins w:id="216" w:author="Author">
        <w:r w:rsidRPr="00AC2E30">
          <w:rPr>
            <w:rFonts w:asciiTheme="majorBidi" w:hAnsiTheme="majorBidi" w:cstheme="majorBidi"/>
            <w:b/>
            <w:bCs/>
            <w:color w:val="000000" w:themeColor="text1"/>
          </w:rPr>
          <w:t xml:space="preserve">Figure 1: </w:t>
        </w:r>
        <w:r w:rsidRPr="00AC2E30">
          <w:rPr>
            <w:rFonts w:asciiTheme="majorBidi" w:hAnsiTheme="majorBidi"/>
            <w:color w:val="000000" w:themeColor="text1"/>
          </w:rPr>
          <w:t>Feature Distribution Plot for ‘Age’ in Training, Validation and Testing Data</w:t>
        </w:r>
      </w:ins>
    </w:p>
    <w:p w14:paraId="1DDAACD9" w14:textId="5AA5A89D" w:rsidR="00B03FA7" w:rsidRPr="00B03FA7" w:rsidRDefault="00724A72" w:rsidP="00B03FA7">
      <w:pPr>
        <w:spacing w:before="120" w:after="240" w:line="480" w:lineRule="auto"/>
        <w:jc w:val="both"/>
        <w:rPr>
          <w:rFonts w:asciiTheme="majorBidi" w:hAnsiTheme="majorBidi"/>
          <w:b/>
          <w:i/>
          <w:color w:val="000000" w:themeColor="text1"/>
        </w:rPr>
      </w:pPr>
      <w:ins w:id="217" w:author="Author">
        <w:r w:rsidRPr="00AC2E30">
          <w:rPr>
            <w:rFonts w:asciiTheme="majorBidi" w:hAnsiTheme="majorBidi"/>
            <w:b/>
            <w:i/>
            <w:color w:val="000000" w:themeColor="text1"/>
          </w:rPr>
          <w:t>A high-resolution version of Figure 1 can be found as a supplement file with name “Fig-1.png.”</w:t>
        </w:r>
      </w:ins>
      <w:bookmarkStart w:id="218" w:name="_GoBack"/>
      <w:bookmarkEnd w:id="218"/>
    </w:p>
    <w:p w14:paraId="47FF07CA" w14:textId="20427EAE" w:rsidR="00B03FA7" w:rsidRPr="00B03FA7" w:rsidRDefault="00724A72" w:rsidP="00B03FA7">
      <w:pPr>
        <w:pStyle w:val="Caption"/>
        <w:spacing w:after="240" w:line="480" w:lineRule="auto"/>
        <w:jc w:val="both"/>
        <w:rPr>
          <w:ins w:id="219" w:author="Author"/>
          <w:rFonts w:asciiTheme="majorBidi" w:hAnsiTheme="majorBidi" w:cstheme="majorBidi"/>
          <w:i w:val="0"/>
          <w:iCs w:val="0"/>
        </w:rPr>
      </w:pPr>
      <w:ins w:id="220" w:author="Author">
        <w:r w:rsidRPr="00120274">
          <w:rPr>
            <w:rFonts w:asciiTheme="majorBidi" w:hAnsiTheme="majorBidi"/>
            <w:b/>
            <w:i w:val="0"/>
          </w:rPr>
          <w:t>Figure</w:t>
        </w:r>
        <w:r w:rsidRPr="00AC2E30">
          <w:rPr>
            <w:rFonts w:asciiTheme="majorBidi" w:hAnsiTheme="majorBidi"/>
            <w:b/>
            <w:i w:val="0"/>
          </w:rPr>
          <w:t xml:space="preserve"> </w:t>
        </w:r>
        <w:r w:rsidRPr="00120274">
          <w:rPr>
            <w:rFonts w:asciiTheme="majorBidi" w:hAnsiTheme="majorBidi"/>
            <w:b/>
            <w:i w:val="0"/>
          </w:rPr>
          <w:t>2:</w:t>
        </w:r>
        <w:r w:rsidRPr="00AC2E30">
          <w:rPr>
            <w:rFonts w:asciiTheme="majorBidi" w:hAnsiTheme="majorBidi"/>
          </w:rPr>
          <w:t xml:space="preserve"> </w:t>
        </w:r>
        <w:r w:rsidRPr="00AC2E30">
          <w:rPr>
            <w:rFonts w:asciiTheme="majorBidi" w:hAnsiTheme="majorBidi" w:cstheme="majorBidi"/>
            <w:i w:val="0"/>
            <w:iCs w:val="0"/>
          </w:rPr>
          <w:t>Overall Architecture</w:t>
        </w:r>
        <w:r w:rsidRPr="00AC2E30">
          <w:rPr>
            <w:rFonts w:asciiTheme="majorBidi" w:hAnsiTheme="majorBidi"/>
            <w:i w:val="0"/>
          </w:rPr>
          <w:t xml:space="preserve"> of the </w:t>
        </w:r>
        <w:r w:rsidRPr="00AC2E30">
          <w:rPr>
            <w:rFonts w:asciiTheme="majorBidi" w:hAnsiTheme="majorBidi" w:cstheme="majorBidi"/>
            <w:i w:val="0"/>
            <w:iCs w:val="0"/>
          </w:rPr>
          <w:t>Proposed Model</w:t>
        </w:r>
      </w:ins>
    </w:p>
    <w:p w14:paraId="16142EEE" w14:textId="77777777" w:rsidR="00724A72" w:rsidRPr="00724A72" w:rsidRDefault="00724A72" w:rsidP="00B03FA7">
      <w:pPr>
        <w:spacing w:before="120" w:after="240" w:line="480" w:lineRule="auto"/>
        <w:jc w:val="both"/>
        <w:rPr>
          <w:ins w:id="221" w:author="Author"/>
          <w:rFonts w:asciiTheme="majorBidi" w:hAnsiTheme="majorBidi" w:cstheme="majorBidi"/>
        </w:rPr>
      </w:pPr>
      <w:ins w:id="222" w:author="Author">
        <w:r w:rsidRPr="00AC2E30">
          <w:rPr>
            <w:rFonts w:asciiTheme="majorBidi" w:hAnsiTheme="majorBidi"/>
            <w:b/>
          </w:rPr>
          <w:t xml:space="preserve"> Figure</w:t>
        </w:r>
        <w:r w:rsidRPr="00AC2E30">
          <w:rPr>
            <w:rFonts w:asciiTheme="majorBidi" w:hAnsiTheme="majorBidi" w:cstheme="majorBidi"/>
            <w:b/>
            <w:bCs/>
          </w:rPr>
          <w:t xml:space="preserve"> 3A:</w:t>
        </w:r>
        <w:r w:rsidRPr="00AC2E30">
          <w:rPr>
            <w:rFonts w:asciiTheme="majorBidi" w:hAnsiTheme="majorBidi" w:cstheme="majorBidi"/>
          </w:rPr>
          <w:t xml:space="preserve"> Neural Network Model Characteristic and Confusion Matrix using PyTorch (Trai</w:t>
        </w:r>
        <w:r w:rsidRPr="00AC2E30">
          <w:rPr>
            <w:rFonts w:asciiTheme="majorBidi" w:hAnsiTheme="majorBidi" w:cstheme="majorBidi"/>
          </w:rPr>
          <w:t>n</w:t>
        </w:r>
        <w:r w:rsidRPr="00AC2E30">
          <w:rPr>
            <w:rFonts w:asciiTheme="majorBidi" w:hAnsiTheme="majorBidi" w:cstheme="majorBidi"/>
          </w:rPr>
          <w:t>ing G</w:t>
        </w:r>
        <w:r>
          <w:rPr>
            <w:rFonts w:asciiTheme="majorBidi" w:hAnsiTheme="majorBidi" w:cstheme="majorBidi"/>
          </w:rPr>
          <w:t>roup)</w:t>
        </w:r>
      </w:ins>
    </w:p>
    <w:p w14:paraId="1F592446" w14:textId="77777777" w:rsidR="00724A72" w:rsidRPr="00AC2E30" w:rsidRDefault="00724A72" w:rsidP="00B03FA7">
      <w:pPr>
        <w:spacing w:before="120" w:after="240" w:line="480" w:lineRule="auto"/>
        <w:jc w:val="both"/>
        <w:rPr>
          <w:ins w:id="223" w:author="Author"/>
          <w:rFonts w:asciiTheme="majorBidi" w:hAnsiTheme="majorBidi"/>
        </w:rPr>
      </w:pPr>
      <w:ins w:id="224" w:author="Author">
        <w:r w:rsidRPr="00AC2E30">
          <w:rPr>
            <w:rFonts w:asciiTheme="majorBidi" w:hAnsiTheme="majorBidi"/>
          </w:rPr>
          <w:t>i) Performance Characteristics for PyTorch-based Model (on Training Set)</w:t>
        </w:r>
      </w:ins>
    </w:p>
    <w:p w14:paraId="2E83907A" w14:textId="3202A56A" w:rsidR="00724A72" w:rsidRDefault="00724A72" w:rsidP="00B03FA7">
      <w:pPr>
        <w:spacing w:before="120" w:after="240" w:line="480" w:lineRule="auto"/>
        <w:jc w:val="both"/>
        <w:rPr>
          <w:ins w:id="225" w:author="Author"/>
          <w:rFonts w:asciiTheme="majorBidi" w:hAnsiTheme="majorBidi"/>
        </w:rPr>
      </w:pPr>
      <w:ins w:id="226" w:author="Author">
        <w:r w:rsidRPr="00AC2E30">
          <w:rPr>
            <w:rFonts w:asciiTheme="majorBidi" w:hAnsiTheme="majorBidi"/>
          </w:rPr>
          <w:t>ii) Confusion Matrix of PyTorch-based Model (on Training Set)</w:t>
        </w:r>
      </w:ins>
    </w:p>
    <w:p w14:paraId="084A6B7F" w14:textId="77777777" w:rsidR="00724A72" w:rsidRPr="00AC2E30" w:rsidRDefault="00724A72" w:rsidP="00B03FA7">
      <w:pPr>
        <w:suppressAutoHyphens/>
        <w:spacing w:before="120" w:after="240" w:line="480" w:lineRule="auto"/>
        <w:jc w:val="both"/>
        <w:rPr>
          <w:ins w:id="227" w:author="Author"/>
          <w:rFonts w:asciiTheme="majorBidi" w:hAnsiTheme="majorBidi"/>
        </w:rPr>
      </w:pPr>
      <w:ins w:id="228" w:author="Author">
        <w:r w:rsidRPr="00AC2E30">
          <w:rPr>
            <w:rFonts w:asciiTheme="majorBidi" w:hAnsiTheme="majorBidi" w:cstheme="majorBidi"/>
            <w:b/>
            <w:bCs/>
          </w:rPr>
          <w:t>Figure 3B:</w:t>
        </w:r>
        <w:r w:rsidRPr="00AC2E30">
          <w:rPr>
            <w:rFonts w:asciiTheme="majorBidi" w:hAnsiTheme="majorBidi" w:cstheme="majorBidi"/>
          </w:rPr>
          <w:t xml:space="preserve"> Neural Network Model Characteristic and Confusion Matrix using PyTorch (Validation Group)</w:t>
        </w:r>
      </w:ins>
    </w:p>
    <w:p w14:paraId="2A0A8C14" w14:textId="77777777" w:rsidR="00724A72" w:rsidRPr="00724A72" w:rsidRDefault="00724A72" w:rsidP="00B03FA7">
      <w:pPr>
        <w:spacing w:before="120" w:after="240" w:line="480" w:lineRule="auto"/>
        <w:jc w:val="both"/>
        <w:rPr>
          <w:ins w:id="229" w:author="Author"/>
          <w:rFonts w:asciiTheme="majorBidi" w:hAnsiTheme="majorBidi"/>
        </w:rPr>
      </w:pPr>
      <w:ins w:id="230" w:author="Author">
        <w:r w:rsidRPr="00AC2E30">
          <w:rPr>
            <w:rFonts w:asciiTheme="majorBidi" w:hAnsiTheme="majorBidi"/>
          </w:rPr>
          <w:t>i) Performance Characteristics for PyTorch-based Model (on Validation S</w:t>
        </w:r>
        <w:r>
          <w:rPr>
            <w:rFonts w:asciiTheme="majorBidi" w:hAnsiTheme="majorBidi"/>
          </w:rPr>
          <w:t>et)</w:t>
        </w:r>
      </w:ins>
    </w:p>
    <w:p w14:paraId="23452F01" w14:textId="2A90A2EF" w:rsidR="00B03FA7" w:rsidRDefault="00724A72" w:rsidP="00B03FA7">
      <w:pPr>
        <w:spacing w:before="120" w:after="240" w:line="480" w:lineRule="auto"/>
        <w:jc w:val="both"/>
        <w:rPr>
          <w:rFonts w:asciiTheme="majorBidi" w:hAnsiTheme="majorBidi"/>
        </w:rPr>
      </w:pPr>
      <w:ins w:id="231" w:author="Author">
        <w:r w:rsidRPr="00AC2E30">
          <w:rPr>
            <w:rFonts w:asciiTheme="majorBidi" w:hAnsiTheme="majorBidi"/>
          </w:rPr>
          <w:t xml:space="preserve"> ii) Confusion Matrix of PyTorch-based Model (on Validation Set)</w:t>
        </w:r>
      </w:ins>
    </w:p>
    <w:p w14:paraId="3CBF2168" w14:textId="77777777" w:rsidR="00724A72" w:rsidRPr="00AC2E30" w:rsidRDefault="00724A72" w:rsidP="00B03FA7">
      <w:pPr>
        <w:spacing w:before="120" w:after="240" w:line="480" w:lineRule="auto"/>
        <w:jc w:val="both"/>
        <w:rPr>
          <w:ins w:id="232" w:author="Author"/>
          <w:rFonts w:asciiTheme="majorBidi" w:hAnsiTheme="majorBidi" w:cstheme="majorBidi"/>
        </w:rPr>
      </w:pPr>
      <w:ins w:id="233" w:author="Author">
        <w:r w:rsidRPr="00AC2E30">
          <w:rPr>
            <w:rFonts w:asciiTheme="majorBidi" w:hAnsiTheme="majorBidi" w:cstheme="majorBidi"/>
            <w:b/>
            <w:bCs/>
          </w:rPr>
          <w:lastRenderedPageBreak/>
          <w:t>Figure 3C:</w:t>
        </w:r>
        <w:r w:rsidRPr="00AC2E30">
          <w:rPr>
            <w:rFonts w:asciiTheme="majorBidi" w:hAnsiTheme="majorBidi" w:cstheme="majorBidi"/>
          </w:rPr>
          <w:t xml:space="preserve"> Neural Network Model Characteristic and Confusion Matrix using PyTorch (Test G</w:t>
        </w:r>
        <w:r>
          <w:rPr>
            <w:rFonts w:asciiTheme="majorBidi" w:hAnsiTheme="majorBidi" w:cstheme="majorBidi"/>
          </w:rPr>
          <w:t>roup)</w:t>
        </w:r>
      </w:ins>
    </w:p>
    <w:p w14:paraId="0B715E2A" w14:textId="77777777" w:rsidR="00724A72" w:rsidRPr="00AC2E30" w:rsidRDefault="00724A72" w:rsidP="00B03FA7">
      <w:pPr>
        <w:spacing w:before="120" w:after="240" w:line="480" w:lineRule="auto"/>
        <w:jc w:val="both"/>
        <w:rPr>
          <w:ins w:id="234" w:author="Author"/>
          <w:rFonts w:asciiTheme="majorBidi" w:hAnsiTheme="majorBidi"/>
        </w:rPr>
      </w:pPr>
      <w:ins w:id="235" w:author="Author">
        <w:r w:rsidRPr="00AC2E30">
          <w:rPr>
            <w:rFonts w:asciiTheme="majorBidi" w:hAnsiTheme="majorBidi"/>
          </w:rPr>
          <w:t>i) Performance Characteristics for PyTorch-based Model (on Test S</w:t>
        </w:r>
        <w:r>
          <w:rPr>
            <w:rFonts w:asciiTheme="majorBidi" w:hAnsiTheme="majorBidi"/>
          </w:rPr>
          <w:t>et)</w:t>
        </w:r>
      </w:ins>
    </w:p>
    <w:p w14:paraId="119F63D2" w14:textId="09C772FC" w:rsidR="00724A72" w:rsidRPr="00AC2E30" w:rsidRDefault="00724A72" w:rsidP="00B03FA7">
      <w:pPr>
        <w:spacing w:before="120" w:after="240" w:line="480" w:lineRule="auto"/>
        <w:jc w:val="both"/>
        <w:rPr>
          <w:ins w:id="236" w:author="Author"/>
          <w:rFonts w:asciiTheme="majorBidi" w:hAnsiTheme="majorBidi"/>
        </w:rPr>
      </w:pPr>
      <w:ins w:id="237" w:author="Author">
        <w:r w:rsidRPr="00AC2E30">
          <w:rPr>
            <w:rFonts w:asciiTheme="majorBidi" w:hAnsiTheme="majorBidi"/>
          </w:rPr>
          <w:t>ii) Confusion Matrix of PyTorch-based Model (on Test Set)</w:t>
        </w:r>
      </w:ins>
    </w:p>
    <w:p w14:paraId="66BF974A" w14:textId="7F548B52" w:rsidR="00724A72" w:rsidRPr="00C26807" w:rsidRDefault="00724A72" w:rsidP="00B03FA7">
      <w:pPr>
        <w:suppressAutoHyphens/>
        <w:spacing w:before="120" w:after="240" w:line="480" w:lineRule="auto"/>
        <w:jc w:val="both"/>
        <w:rPr>
          <w:ins w:id="238" w:author="Author"/>
          <w:rFonts w:asciiTheme="majorBidi" w:hAnsiTheme="majorBidi"/>
          <w:b/>
        </w:rPr>
      </w:pPr>
      <w:ins w:id="239" w:author="Author">
        <w:r w:rsidRPr="00AC2E30">
          <w:rPr>
            <w:rFonts w:asciiTheme="majorBidi" w:hAnsiTheme="majorBidi" w:cstheme="majorBidi"/>
            <w:b/>
            <w:bCs/>
          </w:rPr>
          <w:t>Figure 4A:</w:t>
        </w:r>
        <w:r w:rsidRPr="00AC2E30">
          <w:rPr>
            <w:rFonts w:asciiTheme="majorBidi" w:hAnsiTheme="majorBidi" w:cstheme="majorBidi"/>
          </w:rPr>
          <w:t xml:space="preserve"> Neural Network Model Characteristic and Confusion Matrix using Keras (Train Group)</w:t>
        </w:r>
      </w:ins>
    </w:p>
    <w:p w14:paraId="5F1BD742" w14:textId="77777777" w:rsidR="00724A72" w:rsidRPr="00724A72" w:rsidRDefault="00724A72" w:rsidP="00B03FA7">
      <w:pPr>
        <w:spacing w:before="120" w:after="240" w:line="480" w:lineRule="auto"/>
        <w:jc w:val="both"/>
        <w:rPr>
          <w:ins w:id="240" w:author="Author"/>
          <w:rFonts w:asciiTheme="majorBidi" w:hAnsiTheme="majorBidi"/>
        </w:rPr>
      </w:pPr>
      <w:ins w:id="241" w:author="Author">
        <w:r w:rsidRPr="00AC2E30">
          <w:rPr>
            <w:rFonts w:asciiTheme="majorBidi" w:hAnsiTheme="majorBidi"/>
          </w:rPr>
          <w:t>i) Performance Characteristics for Keras-based Model (on Training S</w:t>
        </w:r>
        <w:r>
          <w:rPr>
            <w:rFonts w:asciiTheme="majorBidi" w:hAnsiTheme="majorBidi"/>
          </w:rPr>
          <w:t>et)</w:t>
        </w:r>
      </w:ins>
    </w:p>
    <w:p w14:paraId="7A71C949" w14:textId="4392DDF3" w:rsidR="00724A72" w:rsidRPr="00B03FA7" w:rsidRDefault="00724A72" w:rsidP="00B03FA7">
      <w:pPr>
        <w:spacing w:before="120" w:after="240" w:line="480" w:lineRule="auto"/>
        <w:jc w:val="both"/>
        <w:rPr>
          <w:ins w:id="242" w:author="Author"/>
          <w:rFonts w:asciiTheme="majorBidi" w:hAnsiTheme="majorBidi"/>
        </w:rPr>
      </w:pPr>
      <w:ins w:id="243" w:author="Author">
        <w:r w:rsidRPr="00AC2E30">
          <w:rPr>
            <w:rFonts w:asciiTheme="majorBidi" w:hAnsiTheme="majorBidi"/>
          </w:rPr>
          <w:t>ii) Confusion Matrix of Keras-based Model (on Training Set)</w:t>
        </w:r>
      </w:ins>
    </w:p>
    <w:p w14:paraId="7A43FD70" w14:textId="77777777" w:rsidR="00724A72" w:rsidRPr="00724A72" w:rsidRDefault="00724A72" w:rsidP="00B03FA7">
      <w:pPr>
        <w:suppressAutoHyphens/>
        <w:spacing w:before="120" w:after="240" w:line="480" w:lineRule="auto"/>
        <w:jc w:val="both"/>
        <w:rPr>
          <w:ins w:id="244" w:author="Author"/>
          <w:rFonts w:asciiTheme="majorBidi" w:hAnsiTheme="majorBidi" w:cstheme="majorBidi"/>
          <w:b/>
          <w:bCs/>
        </w:rPr>
      </w:pPr>
      <w:ins w:id="245" w:author="Author">
        <w:r w:rsidRPr="00AC2E30">
          <w:rPr>
            <w:rFonts w:asciiTheme="majorBidi" w:hAnsiTheme="majorBidi" w:cstheme="majorBidi"/>
            <w:b/>
            <w:bCs/>
          </w:rPr>
          <w:t>Figure 4B:</w:t>
        </w:r>
        <w:r w:rsidRPr="00AC2E30">
          <w:rPr>
            <w:rFonts w:asciiTheme="majorBidi" w:hAnsiTheme="majorBidi" w:cstheme="majorBidi"/>
            <w:rtl/>
          </w:rPr>
          <w:t xml:space="preserve"> </w:t>
        </w:r>
        <w:r w:rsidRPr="00AC2E30">
          <w:rPr>
            <w:rFonts w:asciiTheme="majorBidi" w:hAnsiTheme="majorBidi" w:cstheme="majorBidi"/>
          </w:rPr>
          <w:t>Neural Network Model Characteristic and Confusion Matrix using Keras (Validation Group)</w:t>
        </w:r>
      </w:ins>
    </w:p>
    <w:p w14:paraId="1D5E9E90" w14:textId="77777777" w:rsidR="00724A72" w:rsidRPr="00724A72" w:rsidRDefault="00724A72" w:rsidP="00B03FA7">
      <w:pPr>
        <w:spacing w:before="120" w:after="240" w:line="480" w:lineRule="auto"/>
        <w:jc w:val="both"/>
        <w:rPr>
          <w:ins w:id="246" w:author="Author"/>
          <w:rFonts w:asciiTheme="majorBidi" w:hAnsiTheme="majorBidi"/>
        </w:rPr>
      </w:pPr>
      <w:ins w:id="247" w:author="Author">
        <w:r w:rsidRPr="00AC2E30">
          <w:rPr>
            <w:rFonts w:asciiTheme="majorBidi" w:hAnsiTheme="majorBidi"/>
          </w:rPr>
          <w:t>i) Performance Characteristics for Keras-based Model (on Validation S</w:t>
        </w:r>
        <w:r>
          <w:rPr>
            <w:rFonts w:asciiTheme="majorBidi" w:hAnsiTheme="majorBidi"/>
          </w:rPr>
          <w:t>et)</w:t>
        </w:r>
      </w:ins>
    </w:p>
    <w:p w14:paraId="58ABB4F8" w14:textId="2949F866" w:rsidR="00724A72" w:rsidRPr="00B03FA7" w:rsidRDefault="00724A72" w:rsidP="00B03FA7">
      <w:pPr>
        <w:spacing w:before="120" w:after="240" w:line="480" w:lineRule="auto"/>
        <w:jc w:val="both"/>
        <w:rPr>
          <w:ins w:id="248" w:author="Author"/>
          <w:rFonts w:asciiTheme="majorBidi" w:hAnsiTheme="majorBidi"/>
        </w:rPr>
      </w:pPr>
      <w:ins w:id="249" w:author="Author">
        <w:r w:rsidRPr="00AC2E30">
          <w:rPr>
            <w:rFonts w:asciiTheme="majorBidi" w:hAnsiTheme="majorBidi"/>
          </w:rPr>
          <w:t>ii) Confusion Matrix of Keras-based Model (on Validation Set)</w:t>
        </w:r>
      </w:ins>
    </w:p>
    <w:p w14:paraId="4E4A6AA1" w14:textId="77777777" w:rsidR="00724A72" w:rsidRPr="00724A72" w:rsidRDefault="00724A72" w:rsidP="00B03FA7">
      <w:pPr>
        <w:suppressAutoHyphens/>
        <w:spacing w:before="120" w:after="240" w:line="480" w:lineRule="auto"/>
        <w:jc w:val="both"/>
        <w:rPr>
          <w:ins w:id="250" w:author="Author"/>
          <w:rFonts w:asciiTheme="majorBidi" w:hAnsiTheme="majorBidi" w:cstheme="majorBidi"/>
          <w:b/>
          <w:bCs/>
        </w:rPr>
      </w:pPr>
      <w:ins w:id="251" w:author="Author">
        <w:r w:rsidRPr="00AC2E30">
          <w:rPr>
            <w:rFonts w:asciiTheme="majorBidi" w:hAnsiTheme="majorBidi" w:cstheme="majorBidi"/>
            <w:b/>
            <w:bCs/>
          </w:rPr>
          <w:t>Figure 4C:</w:t>
        </w:r>
        <w:r w:rsidRPr="00AC2E30">
          <w:rPr>
            <w:rFonts w:asciiTheme="majorBidi" w:hAnsiTheme="majorBidi" w:cstheme="majorBidi"/>
            <w:rtl/>
          </w:rPr>
          <w:t xml:space="preserve"> </w:t>
        </w:r>
        <w:r w:rsidRPr="00AC2E30">
          <w:rPr>
            <w:rFonts w:asciiTheme="majorBidi" w:hAnsiTheme="majorBidi" w:cstheme="majorBidi"/>
          </w:rPr>
          <w:t>Neural Network Model Characteristic and Confusion Matrix using Keras (Test G</w:t>
        </w:r>
        <w:r>
          <w:rPr>
            <w:rFonts w:asciiTheme="majorBidi" w:hAnsiTheme="majorBidi" w:cstheme="majorBidi"/>
          </w:rPr>
          <w:t>roup)</w:t>
        </w:r>
      </w:ins>
    </w:p>
    <w:p w14:paraId="17E988D8" w14:textId="77777777" w:rsidR="00724A72" w:rsidRPr="00724A72" w:rsidRDefault="00724A72" w:rsidP="00B03FA7">
      <w:pPr>
        <w:spacing w:before="120" w:after="240" w:line="480" w:lineRule="auto"/>
        <w:jc w:val="both"/>
        <w:rPr>
          <w:ins w:id="252" w:author="Author"/>
          <w:rFonts w:asciiTheme="majorBidi" w:hAnsiTheme="majorBidi"/>
        </w:rPr>
      </w:pPr>
      <w:ins w:id="253" w:author="Author">
        <w:r w:rsidRPr="00AC2E30">
          <w:rPr>
            <w:rFonts w:asciiTheme="majorBidi" w:hAnsiTheme="majorBidi"/>
          </w:rPr>
          <w:t>i) Performance Characteristics for Keras-based Model (on Test S</w:t>
        </w:r>
        <w:r>
          <w:rPr>
            <w:rFonts w:asciiTheme="majorBidi" w:hAnsiTheme="majorBidi"/>
          </w:rPr>
          <w:t>et)</w:t>
        </w:r>
      </w:ins>
    </w:p>
    <w:p w14:paraId="46E29B1A" w14:textId="15CB1B80" w:rsidR="00724A72" w:rsidRPr="00AC2E30" w:rsidRDefault="00724A72" w:rsidP="00B03FA7">
      <w:pPr>
        <w:spacing w:before="120" w:after="240" w:line="480" w:lineRule="auto"/>
        <w:jc w:val="both"/>
        <w:rPr>
          <w:ins w:id="254" w:author="Author"/>
          <w:rFonts w:asciiTheme="majorBidi" w:hAnsiTheme="majorBidi"/>
        </w:rPr>
      </w:pPr>
      <w:ins w:id="255" w:author="Author">
        <w:r w:rsidRPr="00AC2E30">
          <w:rPr>
            <w:rFonts w:asciiTheme="majorBidi" w:hAnsiTheme="majorBidi"/>
          </w:rPr>
          <w:t>ii) Confusion Matrix of Keras-based Model (on Test Set)</w:t>
        </w:r>
      </w:ins>
    </w:p>
    <w:p w14:paraId="7E6519E5" w14:textId="77777777" w:rsidR="00724A72" w:rsidRPr="00AC2E30" w:rsidRDefault="00724A72" w:rsidP="00B03FA7">
      <w:pPr>
        <w:suppressAutoHyphens/>
        <w:spacing w:before="120" w:after="240" w:line="480" w:lineRule="auto"/>
        <w:jc w:val="both"/>
        <w:rPr>
          <w:ins w:id="256" w:author="Author"/>
          <w:rFonts w:asciiTheme="majorBidi" w:hAnsiTheme="majorBidi" w:cstheme="majorBidi"/>
          <w:b/>
          <w:bCs/>
          <w:color w:val="000000" w:themeColor="text1"/>
          <w:rtl/>
        </w:rPr>
      </w:pPr>
      <w:ins w:id="257" w:author="Author">
        <w:r w:rsidRPr="00AC2E30">
          <w:rPr>
            <w:rFonts w:asciiTheme="majorBidi" w:hAnsiTheme="majorBidi" w:cstheme="majorBidi"/>
            <w:b/>
            <w:bCs/>
            <w:color w:val="000000" w:themeColor="text1"/>
          </w:rPr>
          <w:t xml:space="preserve">Supplementary Figure 1: </w:t>
        </w:r>
        <w:r w:rsidRPr="00AC2E30">
          <w:rPr>
            <w:rFonts w:asciiTheme="majorBidi" w:hAnsiTheme="majorBidi"/>
            <w:color w:val="000000" w:themeColor="text1"/>
          </w:rPr>
          <w:t>Feature Coverage and Class Coverage Percentage Plot</w:t>
        </w:r>
      </w:ins>
    </w:p>
    <w:p w14:paraId="30DD2762" w14:textId="2BEACB0D" w:rsidR="00724A72" w:rsidRPr="00B03FA7" w:rsidRDefault="00724A72" w:rsidP="00B03FA7">
      <w:pPr>
        <w:spacing w:before="120" w:after="240" w:line="480" w:lineRule="auto"/>
        <w:jc w:val="both"/>
        <w:rPr>
          <w:ins w:id="258" w:author="Author"/>
          <w:rFonts w:asciiTheme="majorBidi" w:hAnsiTheme="majorBidi"/>
          <w:i/>
          <w:color w:val="000000" w:themeColor="text1"/>
        </w:rPr>
      </w:pPr>
      <w:ins w:id="259" w:author="Author">
        <w:r w:rsidRPr="00AC2E30">
          <w:rPr>
            <w:rFonts w:asciiTheme="majorBidi" w:hAnsiTheme="majorBidi"/>
            <w:i/>
            <w:color w:val="000000" w:themeColor="text1"/>
          </w:rPr>
          <w:t>A high-resolution version of the figure can be found as a supplement file “supp Fig-1.png.”</w:t>
        </w:r>
      </w:ins>
    </w:p>
    <w:p w14:paraId="2F3C9D5D" w14:textId="77777777" w:rsidR="00724A72" w:rsidRPr="00AC2E30" w:rsidRDefault="00724A72" w:rsidP="00B03FA7">
      <w:pPr>
        <w:spacing w:before="120" w:after="240" w:line="480" w:lineRule="auto"/>
        <w:jc w:val="both"/>
        <w:rPr>
          <w:ins w:id="260" w:author="Author"/>
          <w:rFonts w:asciiTheme="majorBidi" w:hAnsiTheme="majorBidi" w:cstheme="majorBidi"/>
          <w:b/>
          <w:bCs/>
          <w:color w:val="000000" w:themeColor="text1"/>
        </w:rPr>
      </w:pPr>
      <w:ins w:id="261" w:author="Author">
        <w:r w:rsidRPr="00AC2E30">
          <w:rPr>
            <w:rFonts w:asciiTheme="majorBidi" w:hAnsiTheme="majorBidi" w:cstheme="majorBidi"/>
            <w:b/>
            <w:bCs/>
            <w:color w:val="000000" w:themeColor="text1"/>
          </w:rPr>
          <w:lastRenderedPageBreak/>
          <w:t xml:space="preserve">Supplementary Figure 2: </w:t>
        </w:r>
        <w:r w:rsidRPr="00AC2E30">
          <w:rPr>
            <w:rFonts w:asciiTheme="majorBidi" w:hAnsiTheme="majorBidi"/>
            <w:color w:val="000000" w:themeColor="text1"/>
          </w:rPr>
          <w:t>Distribution of Presence of Binary Features in Training, Validation and Testing Data</w:t>
        </w:r>
      </w:ins>
    </w:p>
    <w:p w14:paraId="436DCC8E" w14:textId="77777777" w:rsidR="00724A72" w:rsidRPr="002005E5" w:rsidRDefault="00724A72" w:rsidP="00B03FA7">
      <w:pPr>
        <w:spacing w:before="120" w:after="240" w:line="480" w:lineRule="auto"/>
        <w:jc w:val="both"/>
        <w:rPr>
          <w:ins w:id="262" w:author="Author"/>
          <w:rFonts w:asciiTheme="majorBidi" w:hAnsiTheme="majorBidi"/>
          <w:bCs/>
          <w:i/>
          <w:color w:val="000000" w:themeColor="text1"/>
        </w:rPr>
      </w:pPr>
      <w:ins w:id="263" w:author="Author">
        <w:r w:rsidRPr="00AC2E30">
          <w:rPr>
            <w:rFonts w:asciiTheme="majorBidi" w:hAnsiTheme="majorBidi"/>
            <w:bCs/>
            <w:i/>
            <w:color w:val="000000" w:themeColor="text1"/>
          </w:rPr>
          <w:t>A high-resolution version of the figure can be found as a supplement file “supp Fig-2.png.”</w:t>
        </w:r>
      </w:ins>
    </w:p>
    <w:p w14:paraId="1FFB9F9A" w14:textId="77777777" w:rsidR="00724A72" w:rsidRDefault="00724A72" w:rsidP="00B03FA7">
      <w:pPr>
        <w:spacing w:before="120" w:after="120" w:line="480" w:lineRule="auto"/>
        <w:jc w:val="both"/>
        <w:rPr>
          <w:rFonts w:asciiTheme="majorBidi" w:hAnsiTheme="majorBidi"/>
        </w:rPr>
      </w:pPr>
    </w:p>
    <w:sectPr w:rsidR="00724A72" w:rsidSect="00726DB7">
      <w:headerReference w:type="default" r:id="rId72"/>
      <w:footerReference w:type="default" r:id="rId73"/>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 w:author="Author" w:initials="A">
    <w:p w14:paraId="69628ACC" w14:textId="77777777" w:rsidR="008F41F5" w:rsidRDefault="008F41F5">
      <w:pPr>
        <w:pStyle w:val="CommentText"/>
      </w:pPr>
      <w:r>
        <w:rPr>
          <w:rStyle w:val="CommentReference"/>
        </w:rPr>
        <w:annotationRef/>
      </w:r>
    </w:p>
    <w:p w14:paraId="2EA50ABE" w14:textId="77777777" w:rsidR="008F41F5" w:rsidRDefault="008F41F5">
      <w:pPr>
        <w:pStyle w:val="CommentText"/>
        <w:rPr>
          <w:rFonts w:asciiTheme="majorBidi" w:hAnsiTheme="majorBidi" w:cstheme="majorBidi"/>
          <w:noProof/>
          <w:sz w:val="24"/>
          <w:szCs w:val="24"/>
        </w:rPr>
      </w:pPr>
      <w:r w:rsidRPr="00575EA6">
        <w:rPr>
          <w:rFonts w:asciiTheme="majorBidi" w:hAnsiTheme="majorBidi" w:cstheme="majorBidi"/>
          <w:noProof/>
          <w:sz w:val="24"/>
          <w:szCs w:val="24"/>
        </w:rPr>
        <w:t>Chary M, Burnsa M, Boyerb E. Tak: the computational toxicological machine. 39th International Congress of the European Association of Poisons Centres and Clinical Toxicologists (EAPCCT) 21-24 May 2019, Naples, Italy. Clin Tox. 2019;57(6):482.</w:t>
      </w:r>
    </w:p>
    <w:p w14:paraId="550E8B4E" w14:textId="7C01E5A7" w:rsidR="008F41F5" w:rsidRDefault="008F41F5" w:rsidP="00B43E20">
      <w:pPr>
        <w:pStyle w:val="CommentText"/>
        <w:numPr>
          <w:ilvl w:val="0"/>
          <w:numId w:val="5"/>
        </w:numPr>
      </w:pPr>
      <w:r>
        <w:t>A work applying machine learning for acute poisoning and proposing of an application for prediction of acute single poisonings</w:t>
      </w:r>
    </w:p>
    <w:p w14:paraId="2A02FFE3" w14:textId="77777777" w:rsidR="008F41F5" w:rsidRDefault="008F41F5" w:rsidP="00B43E20">
      <w:pPr>
        <w:pStyle w:val="CommentText"/>
      </w:pPr>
    </w:p>
    <w:p w14:paraId="501F650E" w14:textId="77777777" w:rsidR="008F41F5" w:rsidRDefault="008F41F5" w:rsidP="00B43E20">
      <w:pPr>
        <w:pStyle w:val="CommentText"/>
      </w:pPr>
    </w:p>
    <w:p w14:paraId="1A87B857" w14:textId="77777777" w:rsidR="008F41F5" w:rsidRDefault="008F41F5" w:rsidP="00B43E20">
      <w:pPr>
        <w:pStyle w:val="CommentText"/>
        <w:rPr>
          <w:rFonts w:asciiTheme="majorBidi" w:hAnsiTheme="majorBidi" w:cstheme="majorBidi"/>
          <w:noProof/>
          <w:sz w:val="24"/>
          <w:szCs w:val="24"/>
        </w:rPr>
      </w:pPr>
      <w:r w:rsidRPr="00575EA6">
        <w:rPr>
          <w:rFonts w:asciiTheme="majorBidi" w:hAnsiTheme="majorBidi" w:cstheme="majorBidi"/>
          <w:noProof/>
          <w:sz w:val="24"/>
          <w:szCs w:val="24"/>
        </w:rPr>
        <w:t>Nogee D, Tomassoni A. Development of a prototype software tool to assist with toxidrome recognition. North American Congress of Clinical Toxicology (NACCT) Abstracts 2018. clin tox. 2018;56(10):1049-1049</w:t>
      </w:r>
    </w:p>
    <w:p w14:paraId="63B795AE" w14:textId="77777777" w:rsidR="008F41F5" w:rsidRDefault="008F41F5" w:rsidP="00B43E20">
      <w:pPr>
        <w:pStyle w:val="CommentText"/>
        <w:rPr>
          <w:rFonts w:asciiTheme="majorBidi" w:hAnsiTheme="majorBidi" w:cstheme="majorBidi"/>
          <w:noProof/>
          <w:sz w:val="24"/>
          <w:szCs w:val="24"/>
        </w:rPr>
      </w:pPr>
    </w:p>
    <w:p w14:paraId="23D938BD" w14:textId="10613383" w:rsidR="008F41F5" w:rsidRDefault="008F41F5" w:rsidP="00B43E20">
      <w:pPr>
        <w:pStyle w:val="CommentText"/>
      </w:pPr>
      <w:r>
        <w:rPr>
          <w:rFonts w:asciiTheme="majorBidi" w:hAnsiTheme="majorBidi" w:cstheme="majorBidi"/>
          <w:noProof/>
          <w:sz w:val="24"/>
          <w:szCs w:val="24"/>
        </w:rPr>
        <w:t>*</w:t>
      </w:r>
      <w:r w:rsidRPr="00B43E20">
        <w:t xml:space="preserve"> </w:t>
      </w:r>
      <w:r>
        <w:t xml:space="preserve">An excellent application of machine learning for acute poisoning, This paper demonstrates usefulness of predictive models using </w:t>
      </w:r>
      <w:r>
        <w:rPr>
          <w:rFonts w:asciiTheme="majorBidi" w:hAnsiTheme="majorBidi" w:cstheme="majorBidi"/>
          <w:noProof/>
          <w:sz w:val="24"/>
          <w:szCs w:val="24"/>
        </w:rPr>
        <w:t>toxidromes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CC0E0" w15:done="0"/>
  <w15:commentEx w15:paraId="76CAEB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CC0E0" w16cid:durableId="26440318"/>
  <w16cid:commentId w16cid:paraId="76CAEB3F" w16cid:durableId="2644037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C48A8" w14:textId="77777777" w:rsidR="00D23A22" w:rsidRDefault="00D23A22" w:rsidP="00CA6C90">
      <w:r>
        <w:separator/>
      </w:r>
    </w:p>
  </w:endnote>
  <w:endnote w:type="continuationSeparator" w:id="0">
    <w:p w14:paraId="13852467" w14:textId="77777777" w:rsidR="00D23A22" w:rsidRDefault="00D23A22" w:rsidP="00CA6C90">
      <w:r>
        <w:continuationSeparator/>
      </w:r>
    </w:p>
  </w:endnote>
  <w:endnote w:type="continuationNotice" w:id="1">
    <w:p w14:paraId="209E722E" w14:textId="77777777" w:rsidR="00D23A22" w:rsidRDefault="00D23A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w:altName w:val="﷽﷽﷽﷽﷽﷽﷽﷽"/>
    <w:panose1 w:val="00000000000000000000"/>
    <w:charset w:val="4D"/>
    <w:family w:val="auto"/>
    <w:notTrueType/>
    <w:pitch w:val="variable"/>
    <w:sig w:usb0="A00002FF" w:usb1="7800205A" w:usb2="14600000" w:usb3="00000000" w:csb0="00000193"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F67B0" w14:textId="77777777" w:rsidR="008F41F5" w:rsidRDefault="008F4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829A7" w14:textId="77777777" w:rsidR="00D23A22" w:rsidRDefault="00D23A22" w:rsidP="00CA6C90">
      <w:r>
        <w:separator/>
      </w:r>
    </w:p>
  </w:footnote>
  <w:footnote w:type="continuationSeparator" w:id="0">
    <w:p w14:paraId="2952FE29" w14:textId="77777777" w:rsidR="00D23A22" w:rsidRDefault="00D23A22" w:rsidP="00CA6C90">
      <w:r>
        <w:continuationSeparator/>
      </w:r>
    </w:p>
  </w:footnote>
  <w:footnote w:type="continuationNotice" w:id="1">
    <w:p w14:paraId="7AFA22E8" w14:textId="77777777" w:rsidR="00D23A22" w:rsidRDefault="00D23A2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EB3D4" w14:textId="77777777" w:rsidR="008F41F5" w:rsidRDefault="008F4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24B7C"/>
    <w:multiLevelType w:val="hybridMultilevel"/>
    <w:tmpl w:val="AE6288E4"/>
    <w:lvl w:ilvl="0" w:tplc="61A09820">
      <w:start w:val="100"/>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994627"/>
    <w:multiLevelType w:val="hybridMultilevel"/>
    <w:tmpl w:val="7A1C1962"/>
    <w:lvl w:ilvl="0" w:tplc="53A0AE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007AC"/>
    <w:multiLevelType w:val="hybridMultilevel"/>
    <w:tmpl w:val="404643DE"/>
    <w:lvl w:ilvl="0" w:tplc="942E539E">
      <w:start w:val="5"/>
      <w:numFmt w:val="bullet"/>
      <w:lvlText w:val=""/>
      <w:lvlJc w:val="left"/>
      <w:pPr>
        <w:ind w:left="720" w:hanging="360"/>
      </w:pPr>
      <w:rPr>
        <w:rFonts w:ascii="Symbol" w:eastAsia="Times New Roman" w:hAnsi="Symbol" w:cstheme="maj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33486D"/>
    <w:multiLevelType w:val="hybridMultilevel"/>
    <w:tmpl w:val="D4D43FB0"/>
    <w:lvl w:ilvl="0" w:tplc="AD9A6716">
      <w:start w:val="1"/>
      <w:numFmt w:val="decimal"/>
      <w:lvlText w:val="%1."/>
      <w:lvlJc w:val="left"/>
      <w:pPr>
        <w:ind w:left="360" w:hanging="360"/>
      </w:pPr>
      <w:rPr>
        <w:rFonts w:hint="default"/>
        <w:b w:val="0"/>
      </w:rPr>
    </w:lvl>
    <w:lvl w:ilvl="1" w:tplc="1562AE14" w:tentative="1">
      <w:start w:val="1"/>
      <w:numFmt w:val="lowerLetter"/>
      <w:lvlText w:val="%2."/>
      <w:lvlJc w:val="left"/>
      <w:pPr>
        <w:ind w:left="1080" w:hanging="360"/>
      </w:pPr>
    </w:lvl>
    <w:lvl w:ilvl="2" w:tplc="AFF60A74" w:tentative="1">
      <w:start w:val="1"/>
      <w:numFmt w:val="lowerRoman"/>
      <w:lvlText w:val="%3."/>
      <w:lvlJc w:val="right"/>
      <w:pPr>
        <w:ind w:left="1800" w:hanging="180"/>
      </w:pPr>
    </w:lvl>
    <w:lvl w:ilvl="3" w:tplc="86F00948" w:tentative="1">
      <w:start w:val="1"/>
      <w:numFmt w:val="decimal"/>
      <w:lvlText w:val="%4."/>
      <w:lvlJc w:val="left"/>
      <w:pPr>
        <w:ind w:left="2520" w:hanging="360"/>
      </w:pPr>
    </w:lvl>
    <w:lvl w:ilvl="4" w:tplc="4D7AD6D0" w:tentative="1">
      <w:start w:val="1"/>
      <w:numFmt w:val="lowerLetter"/>
      <w:lvlText w:val="%5."/>
      <w:lvlJc w:val="left"/>
      <w:pPr>
        <w:ind w:left="3240" w:hanging="360"/>
      </w:pPr>
    </w:lvl>
    <w:lvl w:ilvl="5" w:tplc="73A86914" w:tentative="1">
      <w:start w:val="1"/>
      <w:numFmt w:val="lowerRoman"/>
      <w:lvlText w:val="%6."/>
      <w:lvlJc w:val="right"/>
      <w:pPr>
        <w:ind w:left="3960" w:hanging="180"/>
      </w:pPr>
    </w:lvl>
    <w:lvl w:ilvl="6" w:tplc="B2562648" w:tentative="1">
      <w:start w:val="1"/>
      <w:numFmt w:val="decimal"/>
      <w:lvlText w:val="%7."/>
      <w:lvlJc w:val="left"/>
      <w:pPr>
        <w:ind w:left="4680" w:hanging="360"/>
      </w:pPr>
    </w:lvl>
    <w:lvl w:ilvl="7" w:tplc="E5A4873A" w:tentative="1">
      <w:start w:val="1"/>
      <w:numFmt w:val="lowerLetter"/>
      <w:lvlText w:val="%8."/>
      <w:lvlJc w:val="left"/>
      <w:pPr>
        <w:ind w:left="5400" w:hanging="360"/>
      </w:pPr>
    </w:lvl>
    <w:lvl w:ilvl="8" w:tplc="38EAE18A" w:tentative="1">
      <w:start w:val="1"/>
      <w:numFmt w:val="lowerRoman"/>
      <w:lvlText w:val="%9."/>
      <w:lvlJc w:val="right"/>
      <w:pPr>
        <w:ind w:left="6120" w:hanging="180"/>
      </w:pPr>
    </w:lvl>
  </w:abstractNum>
  <w:abstractNum w:abstractNumId="4">
    <w:nsid w:val="7E374A75"/>
    <w:multiLevelType w:val="hybridMultilevel"/>
    <w:tmpl w:val="1D7475B0"/>
    <w:lvl w:ilvl="0" w:tplc="4B463B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IxszQ2sbQ0NjCzNDRQ0lEKTi0uzszPAykwrgUA8TYVRSwAAAA="/>
    <w:docVar w:name="EN.InstantFormat" w:val="&lt;ENInstantFormat&gt;&lt;Enabled&gt;1&lt;/Enabled&gt;&lt;ScanUnformatted&gt;1&lt;/ScanUnformatted&gt;&lt;ScanChanges&gt;1&lt;/ScanChanges&gt;&lt;Suspended&gt;0&lt;/Suspended&gt;&lt;/ENInstantFormat&gt;"/>
    <w:docVar w:name="EN.Layout" w:val="&lt;ENLayout&gt;&lt;Style&gt;TF-Standard NLM Copy&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wweseex702xe3efzzjpxpztt5tsw2xdwvdr&quot;&gt;Untitled&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record-ids&gt;&lt;/item&gt;&lt;/Libraries&gt;"/>
  </w:docVars>
  <w:rsids>
    <w:rsidRoot w:val="00467024"/>
    <w:rsid w:val="00006CD4"/>
    <w:rsid w:val="00007459"/>
    <w:rsid w:val="00012FDF"/>
    <w:rsid w:val="000136E2"/>
    <w:rsid w:val="00023D95"/>
    <w:rsid w:val="000247D0"/>
    <w:rsid w:val="000313F6"/>
    <w:rsid w:val="00032B47"/>
    <w:rsid w:val="00033FCA"/>
    <w:rsid w:val="000357A0"/>
    <w:rsid w:val="0003722F"/>
    <w:rsid w:val="00045180"/>
    <w:rsid w:val="000462B2"/>
    <w:rsid w:val="00052E46"/>
    <w:rsid w:val="00053E4A"/>
    <w:rsid w:val="000562DB"/>
    <w:rsid w:val="000567B6"/>
    <w:rsid w:val="00061C21"/>
    <w:rsid w:val="000627D6"/>
    <w:rsid w:val="000657D8"/>
    <w:rsid w:val="00065F4A"/>
    <w:rsid w:val="00074846"/>
    <w:rsid w:val="00076408"/>
    <w:rsid w:val="00080868"/>
    <w:rsid w:val="00080FA6"/>
    <w:rsid w:val="00081257"/>
    <w:rsid w:val="00082079"/>
    <w:rsid w:val="00084CAF"/>
    <w:rsid w:val="00085986"/>
    <w:rsid w:val="000859F3"/>
    <w:rsid w:val="000904DA"/>
    <w:rsid w:val="00091DFE"/>
    <w:rsid w:val="00092921"/>
    <w:rsid w:val="00093E5F"/>
    <w:rsid w:val="00094F12"/>
    <w:rsid w:val="00095CC0"/>
    <w:rsid w:val="00096151"/>
    <w:rsid w:val="00096D46"/>
    <w:rsid w:val="00097A6C"/>
    <w:rsid w:val="000A1200"/>
    <w:rsid w:val="000A13D4"/>
    <w:rsid w:val="000A1855"/>
    <w:rsid w:val="000A18ED"/>
    <w:rsid w:val="000A3AEB"/>
    <w:rsid w:val="000A5E7D"/>
    <w:rsid w:val="000A6495"/>
    <w:rsid w:val="000B6B80"/>
    <w:rsid w:val="000C1622"/>
    <w:rsid w:val="000C1E88"/>
    <w:rsid w:val="000C389A"/>
    <w:rsid w:val="000C3E43"/>
    <w:rsid w:val="000C4084"/>
    <w:rsid w:val="000C6F9F"/>
    <w:rsid w:val="000C79A7"/>
    <w:rsid w:val="000D119A"/>
    <w:rsid w:val="000D354C"/>
    <w:rsid w:val="000D4532"/>
    <w:rsid w:val="000D4B82"/>
    <w:rsid w:val="000D5E9E"/>
    <w:rsid w:val="000D6681"/>
    <w:rsid w:val="000D6D43"/>
    <w:rsid w:val="000D7CB4"/>
    <w:rsid w:val="000E0E1A"/>
    <w:rsid w:val="000E102A"/>
    <w:rsid w:val="000E15A1"/>
    <w:rsid w:val="000E5646"/>
    <w:rsid w:val="000E7128"/>
    <w:rsid w:val="000F593C"/>
    <w:rsid w:val="000F741C"/>
    <w:rsid w:val="000F7CC3"/>
    <w:rsid w:val="001018F4"/>
    <w:rsid w:val="00102F61"/>
    <w:rsid w:val="001059FC"/>
    <w:rsid w:val="001147E5"/>
    <w:rsid w:val="001173BA"/>
    <w:rsid w:val="00120274"/>
    <w:rsid w:val="001209C7"/>
    <w:rsid w:val="00120F37"/>
    <w:rsid w:val="00121888"/>
    <w:rsid w:val="001233C4"/>
    <w:rsid w:val="00124854"/>
    <w:rsid w:val="00125997"/>
    <w:rsid w:val="00130BCE"/>
    <w:rsid w:val="00131FD1"/>
    <w:rsid w:val="00135D63"/>
    <w:rsid w:val="001363FC"/>
    <w:rsid w:val="00137AE9"/>
    <w:rsid w:val="00140423"/>
    <w:rsid w:val="00141EAA"/>
    <w:rsid w:val="00142AD1"/>
    <w:rsid w:val="00144202"/>
    <w:rsid w:val="00145292"/>
    <w:rsid w:val="00145B0D"/>
    <w:rsid w:val="001471E1"/>
    <w:rsid w:val="00147FF1"/>
    <w:rsid w:val="001506FC"/>
    <w:rsid w:val="00153AEC"/>
    <w:rsid w:val="00153C08"/>
    <w:rsid w:val="00161279"/>
    <w:rsid w:val="00161454"/>
    <w:rsid w:val="00166819"/>
    <w:rsid w:val="00167673"/>
    <w:rsid w:val="00167EDE"/>
    <w:rsid w:val="00171544"/>
    <w:rsid w:val="001716E3"/>
    <w:rsid w:val="00171ABD"/>
    <w:rsid w:val="00174277"/>
    <w:rsid w:val="00174ED9"/>
    <w:rsid w:val="00176017"/>
    <w:rsid w:val="00181ABD"/>
    <w:rsid w:val="00181AD8"/>
    <w:rsid w:val="001837CB"/>
    <w:rsid w:val="0018541D"/>
    <w:rsid w:val="00186E8A"/>
    <w:rsid w:val="001879DD"/>
    <w:rsid w:val="00191916"/>
    <w:rsid w:val="00192745"/>
    <w:rsid w:val="00192A7F"/>
    <w:rsid w:val="001976E2"/>
    <w:rsid w:val="00197B4E"/>
    <w:rsid w:val="001A4A7C"/>
    <w:rsid w:val="001A662B"/>
    <w:rsid w:val="001A7619"/>
    <w:rsid w:val="001A7A41"/>
    <w:rsid w:val="001B3A12"/>
    <w:rsid w:val="001B4F19"/>
    <w:rsid w:val="001B62F0"/>
    <w:rsid w:val="001B6631"/>
    <w:rsid w:val="001C1539"/>
    <w:rsid w:val="001C280C"/>
    <w:rsid w:val="001C2A64"/>
    <w:rsid w:val="001C4A56"/>
    <w:rsid w:val="001C6BE4"/>
    <w:rsid w:val="001C750A"/>
    <w:rsid w:val="001D07DE"/>
    <w:rsid w:val="001D54DA"/>
    <w:rsid w:val="001D5864"/>
    <w:rsid w:val="001D5DF9"/>
    <w:rsid w:val="001E3538"/>
    <w:rsid w:val="001E37F4"/>
    <w:rsid w:val="001E4A93"/>
    <w:rsid w:val="001E4EAE"/>
    <w:rsid w:val="001E5B61"/>
    <w:rsid w:val="001F3F8A"/>
    <w:rsid w:val="001F50A1"/>
    <w:rsid w:val="001F5582"/>
    <w:rsid w:val="002005E5"/>
    <w:rsid w:val="002033C6"/>
    <w:rsid w:val="00205845"/>
    <w:rsid w:val="00205F30"/>
    <w:rsid w:val="00206064"/>
    <w:rsid w:val="00207B37"/>
    <w:rsid w:val="00212373"/>
    <w:rsid w:val="0021435D"/>
    <w:rsid w:val="002151EC"/>
    <w:rsid w:val="0021680A"/>
    <w:rsid w:val="00221045"/>
    <w:rsid w:val="002251B8"/>
    <w:rsid w:val="00226EB0"/>
    <w:rsid w:val="00230282"/>
    <w:rsid w:val="002308DD"/>
    <w:rsid w:val="002322C0"/>
    <w:rsid w:val="00232BBA"/>
    <w:rsid w:val="00234747"/>
    <w:rsid w:val="00234DE0"/>
    <w:rsid w:val="002350AD"/>
    <w:rsid w:val="00237BB9"/>
    <w:rsid w:val="00241546"/>
    <w:rsid w:val="00241BC5"/>
    <w:rsid w:val="0024617F"/>
    <w:rsid w:val="002462D4"/>
    <w:rsid w:val="00246AE2"/>
    <w:rsid w:val="0025277A"/>
    <w:rsid w:val="002561F4"/>
    <w:rsid w:val="00257055"/>
    <w:rsid w:val="002608F9"/>
    <w:rsid w:val="002618A3"/>
    <w:rsid w:val="0026624F"/>
    <w:rsid w:val="00266321"/>
    <w:rsid w:val="00270480"/>
    <w:rsid w:val="00272820"/>
    <w:rsid w:val="002761A3"/>
    <w:rsid w:val="00280358"/>
    <w:rsid w:val="00281C96"/>
    <w:rsid w:val="0029001B"/>
    <w:rsid w:val="00291FC6"/>
    <w:rsid w:val="00292EE2"/>
    <w:rsid w:val="002935BF"/>
    <w:rsid w:val="00293ADA"/>
    <w:rsid w:val="002947DB"/>
    <w:rsid w:val="002A08D0"/>
    <w:rsid w:val="002A4A81"/>
    <w:rsid w:val="002A6E7E"/>
    <w:rsid w:val="002A745A"/>
    <w:rsid w:val="002A7DBD"/>
    <w:rsid w:val="002B481B"/>
    <w:rsid w:val="002B64AD"/>
    <w:rsid w:val="002B75A5"/>
    <w:rsid w:val="002C31DE"/>
    <w:rsid w:val="002C575B"/>
    <w:rsid w:val="002C626E"/>
    <w:rsid w:val="002C67A0"/>
    <w:rsid w:val="002D1FDB"/>
    <w:rsid w:val="002D2A4C"/>
    <w:rsid w:val="002D4291"/>
    <w:rsid w:val="002D7493"/>
    <w:rsid w:val="002E064E"/>
    <w:rsid w:val="002E52C1"/>
    <w:rsid w:val="002E7FB4"/>
    <w:rsid w:val="002E7FD7"/>
    <w:rsid w:val="002F2C0C"/>
    <w:rsid w:val="002F449F"/>
    <w:rsid w:val="002F4741"/>
    <w:rsid w:val="002F7B2C"/>
    <w:rsid w:val="00302192"/>
    <w:rsid w:val="0030258A"/>
    <w:rsid w:val="00302640"/>
    <w:rsid w:val="0030590E"/>
    <w:rsid w:val="00305AA6"/>
    <w:rsid w:val="0031038F"/>
    <w:rsid w:val="00317E32"/>
    <w:rsid w:val="00320B58"/>
    <w:rsid w:val="00321B1A"/>
    <w:rsid w:val="00321F23"/>
    <w:rsid w:val="00321FA0"/>
    <w:rsid w:val="00323532"/>
    <w:rsid w:val="0032419D"/>
    <w:rsid w:val="0032676F"/>
    <w:rsid w:val="00327457"/>
    <w:rsid w:val="0033047B"/>
    <w:rsid w:val="00332848"/>
    <w:rsid w:val="00340633"/>
    <w:rsid w:val="00341A04"/>
    <w:rsid w:val="00341A85"/>
    <w:rsid w:val="00344811"/>
    <w:rsid w:val="00352E3E"/>
    <w:rsid w:val="003530B2"/>
    <w:rsid w:val="00354124"/>
    <w:rsid w:val="00354745"/>
    <w:rsid w:val="0035486E"/>
    <w:rsid w:val="00355054"/>
    <w:rsid w:val="003575CD"/>
    <w:rsid w:val="0036053E"/>
    <w:rsid w:val="00360A13"/>
    <w:rsid w:val="00362699"/>
    <w:rsid w:val="00362AA5"/>
    <w:rsid w:val="003665F0"/>
    <w:rsid w:val="00366EEB"/>
    <w:rsid w:val="00367FC6"/>
    <w:rsid w:val="003703AB"/>
    <w:rsid w:val="00372299"/>
    <w:rsid w:val="003737D2"/>
    <w:rsid w:val="00374439"/>
    <w:rsid w:val="003806CC"/>
    <w:rsid w:val="00380F01"/>
    <w:rsid w:val="00385798"/>
    <w:rsid w:val="00385A0B"/>
    <w:rsid w:val="00397E09"/>
    <w:rsid w:val="003A0263"/>
    <w:rsid w:val="003A067A"/>
    <w:rsid w:val="003A49AD"/>
    <w:rsid w:val="003A4B2A"/>
    <w:rsid w:val="003A6B88"/>
    <w:rsid w:val="003B50E1"/>
    <w:rsid w:val="003B53ED"/>
    <w:rsid w:val="003B6356"/>
    <w:rsid w:val="003C093B"/>
    <w:rsid w:val="003C1BF7"/>
    <w:rsid w:val="003C2B1C"/>
    <w:rsid w:val="003C5DC5"/>
    <w:rsid w:val="003C6270"/>
    <w:rsid w:val="003C6C42"/>
    <w:rsid w:val="003D20AD"/>
    <w:rsid w:val="003D4648"/>
    <w:rsid w:val="003D5988"/>
    <w:rsid w:val="003D6C03"/>
    <w:rsid w:val="003D7D61"/>
    <w:rsid w:val="003E0373"/>
    <w:rsid w:val="003E1482"/>
    <w:rsid w:val="003E171A"/>
    <w:rsid w:val="003E1BCD"/>
    <w:rsid w:val="003E39F6"/>
    <w:rsid w:val="003E6A01"/>
    <w:rsid w:val="003E702B"/>
    <w:rsid w:val="003E7878"/>
    <w:rsid w:val="003E7B29"/>
    <w:rsid w:val="003F01E2"/>
    <w:rsid w:val="003F0BE5"/>
    <w:rsid w:val="003F0E35"/>
    <w:rsid w:val="003F39E4"/>
    <w:rsid w:val="00401A15"/>
    <w:rsid w:val="00401F68"/>
    <w:rsid w:val="00404531"/>
    <w:rsid w:val="00404BA9"/>
    <w:rsid w:val="00411743"/>
    <w:rsid w:val="00411A3F"/>
    <w:rsid w:val="00411D73"/>
    <w:rsid w:val="00413277"/>
    <w:rsid w:val="00417717"/>
    <w:rsid w:val="0042425B"/>
    <w:rsid w:val="0042562A"/>
    <w:rsid w:val="00430361"/>
    <w:rsid w:val="0043190F"/>
    <w:rsid w:val="004342A9"/>
    <w:rsid w:val="00434BF0"/>
    <w:rsid w:val="00437F82"/>
    <w:rsid w:val="00442F58"/>
    <w:rsid w:val="0044395C"/>
    <w:rsid w:val="00451F5A"/>
    <w:rsid w:val="004576B9"/>
    <w:rsid w:val="0046014F"/>
    <w:rsid w:val="00466ADF"/>
    <w:rsid w:val="00467024"/>
    <w:rsid w:val="00472D71"/>
    <w:rsid w:val="00473F31"/>
    <w:rsid w:val="00474D04"/>
    <w:rsid w:val="00474E72"/>
    <w:rsid w:val="00474FEB"/>
    <w:rsid w:val="00476E71"/>
    <w:rsid w:val="0048216D"/>
    <w:rsid w:val="00485433"/>
    <w:rsid w:val="00485A24"/>
    <w:rsid w:val="004873E4"/>
    <w:rsid w:val="00491EA7"/>
    <w:rsid w:val="00495BF3"/>
    <w:rsid w:val="004976DA"/>
    <w:rsid w:val="004A00BB"/>
    <w:rsid w:val="004A0C9C"/>
    <w:rsid w:val="004A14DF"/>
    <w:rsid w:val="004A2F56"/>
    <w:rsid w:val="004A361E"/>
    <w:rsid w:val="004A3783"/>
    <w:rsid w:val="004A4A28"/>
    <w:rsid w:val="004A531F"/>
    <w:rsid w:val="004A6C99"/>
    <w:rsid w:val="004A7DAB"/>
    <w:rsid w:val="004A7EF9"/>
    <w:rsid w:val="004B1632"/>
    <w:rsid w:val="004B4B70"/>
    <w:rsid w:val="004B72DC"/>
    <w:rsid w:val="004C1940"/>
    <w:rsid w:val="004C38C3"/>
    <w:rsid w:val="004C6504"/>
    <w:rsid w:val="004C695B"/>
    <w:rsid w:val="004D3339"/>
    <w:rsid w:val="004D357E"/>
    <w:rsid w:val="004D5021"/>
    <w:rsid w:val="004E0377"/>
    <w:rsid w:val="004E19C1"/>
    <w:rsid w:val="004E7C1E"/>
    <w:rsid w:val="004F4FC1"/>
    <w:rsid w:val="004F54D8"/>
    <w:rsid w:val="00507DB4"/>
    <w:rsid w:val="005108A5"/>
    <w:rsid w:val="0051210C"/>
    <w:rsid w:val="00512C82"/>
    <w:rsid w:val="00513EEF"/>
    <w:rsid w:val="0051523E"/>
    <w:rsid w:val="00515AD7"/>
    <w:rsid w:val="00516566"/>
    <w:rsid w:val="00520479"/>
    <w:rsid w:val="00520911"/>
    <w:rsid w:val="00520965"/>
    <w:rsid w:val="00525156"/>
    <w:rsid w:val="00526A92"/>
    <w:rsid w:val="00527D78"/>
    <w:rsid w:val="00536AFC"/>
    <w:rsid w:val="00537DF7"/>
    <w:rsid w:val="00537E3E"/>
    <w:rsid w:val="00542085"/>
    <w:rsid w:val="005420AE"/>
    <w:rsid w:val="00543871"/>
    <w:rsid w:val="00544945"/>
    <w:rsid w:val="005473AB"/>
    <w:rsid w:val="005479FD"/>
    <w:rsid w:val="005549AD"/>
    <w:rsid w:val="00554A0F"/>
    <w:rsid w:val="00560C38"/>
    <w:rsid w:val="005635FC"/>
    <w:rsid w:val="00566979"/>
    <w:rsid w:val="0056705E"/>
    <w:rsid w:val="00567DC4"/>
    <w:rsid w:val="00570C65"/>
    <w:rsid w:val="00571A84"/>
    <w:rsid w:val="00573BBE"/>
    <w:rsid w:val="00573FA7"/>
    <w:rsid w:val="00575EA6"/>
    <w:rsid w:val="005767A2"/>
    <w:rsid w:val="00577517"/>
    <w:rsid w:val="00580047"/>
    <w:rsid w:val="005801C2"/>
    <w:rsid w:val="0058356A"/>
    <w:rsid w:val="0059016C"/>
    <w:rsid w:val="005924B7"/>
    <w:rsid w:val="00596A22"/>
    <w:rsid w:val="005A2802"/>
    <w:rsid w:val="005A5D1B"/>
    <w:rsid w:val="005A6DFB"/>
    <w:rsid w:val="005A72C1"/>
    <w:rsid w:val="005B10AF"/>
    <w:rsid w:val="005B3619"/>
    <w:rsid w:val="005B5948"/>
    <w:rsid w:val="005B5C62"/>
    <w:rsid w:val="005C01DD"/>
    <w:rsid w:val="005C0F68"/>
    <w:rsid w:val="005C33AC"/>
    <w:rsid w:val="005C35A4"/>
    <w:rsid w:val="005C5391"/>
    <w:rsid w:val="005C55DD"/>
    <w:rsid w:val="005C735B"/>
    <w:rsid w:val="005D1AC7"/>
    <w:rsid w:val="005D637C"/>
    <w:rsid w:val="005D7273"/>
    <w:rsid w:val="005E01F1"/>
    <w:rsid w:val="005E0E9C"/>
    <w:rsid w:val="005E657F"/>
    <w:rsid w:val="005E66CE"/>
    <w:rsid w:val="005F03B9"/>
    <w:rsid w:val="005F12CF"/>
    <w:rsid w:val="005F61FF"/>
    <w:rsid w:val="005F6E0A"/>
    <w:rsid w:val="0060062A"/>
    <w:rsid w:val="00601E28"/>
    <w:rsid w:val="00602A94"/>
    <w:rsid w:val="00603A62"/>
    <w:rsid w:val="00604B2C"/>
    <w:rsid w:val="00605BA6"/>
    <w:rsid w:val="0060724F"/>
    <w:rsid w:val="006131BC"/>
    <w:rsid w:val="00614CBB"/>
    <w:rsid w:val="0061716B"/>
    <w:rsid w:val="0061761D"/>
    <w:rsid w:val="00623F13"/>
    <w:rsid w:val="00627917"/>
    <w:rsid w:val="006352A9"/>
    <w:rsid w:val="00635FA1"/>
    <w:rsid w:val="00636303"/>
    <w:rsid w:val="00636C65"/>
    <w:rsid w:val="00640B81"/>
    <w:rsid w:val="00643975"/>
    <w:rsid w:val="00645421"/>
    <w:rsid w:val="00645825"/>
    <w:rsid w:val="006477D7"/>
    <w:rsid w:val="006505D3"/>
    <w:rsid w:val="006539CA"/>
    <w:rsid w:val="00655784"/>
    <w:rsid w:val="006558BD"/>
    <w:rsid w:val="006565FF"/>
    <w:rsid w:val="00656A0B"/>
    <w:rsid w:val="006570B0"/>
    <w:rsid w:val="006572AE"/>
    <w:rsid w:val="00657B46"/>
    <w:rsid w:val="006601B5"/>
    <w:rsid w:val="00661131"/>
    <w:rsid w:val="00662682"/>
    <w:rsid w:val="006629E1"/>
    <w:rsid w:val="00664187"/>
    <w:rsid w:val="00664A2C"/>
    <w:rsid w:val="00664BF6"/>
    <w:rsid w:val="00671113"/>
    <w:rsid w:val="00672F5F"/>
    <w:rsid w:val="00675CF9"/>
    <w:rsid w:val="0067758B"/>
    <w:rsid w:val="0067768F"/>
    <w:rsid w:val="006819BD"/>
    <w:rsid w:val="00681A20"/>
    <w:rsid w:val="00682571"/>
    <w:rsid w:val="00682DBC"/>
    <w:rsid w:val="00683B65"/>
    <w:rsid w:val="00683B76"/>
    <w:rsid w:val="006854E7"/>
    <w:rsid w:val="00687D34"/>
    <w:rsid w:val="00691D14"/>
    <w:rsid w:val="006937CE"/>
    <w:rsid w:val="006960B0"/>
    <w:rsid w:val="0069714E"/>
    <w:rsid w:val="00697575"/>
    <w:rsid w:val="006A05F1"/>
    <w:rsid w:val="006A0922"/>
    <w:rsid w:val="006A4A15"/>
    <w:rsid w:val="006A538D"/>
    <w:rsid w:val="006A73C4"/>
    <w:rsid w:val="006A78A6"/>
    <w:rsid w:val="006B44AA"/>
    <w:rsid w:val="006C1586"/>
    <w:rsid w:val="006C31F9"/>
    <w:rsid w:val="006C347F"/>
    <w:rsid w:val="006D100D"/>
    <w:rsid w:val="006D44F4"/>
    <w:rsid w:val="006D67C7"/>
    <w:rsid w:val="006D7756"/>
    <w:rsid w:val="006E0A16"/>
    <w:rsid w:val="006E3CA7"/>
    <w:rsid w:val="006F023A"/>
    <w:rsid w:val="006F41F4"/>
    <w:rsid w:val="006F680C"/>
    <w:rsid w:val="006F6C21"/>
    <w:rsid w:val="00700819"/>
    <w:rsid w:val="00707289"/>
    <w:rsid w:val="007076E3"/>
    <w:rsid w:val="0071408A"/>
    <w:rsid w:val="00720BE2"/>
    <w:rsid w:val="00720F1C"/>
    <w:rsid w:val="00722B01"/>
    <w:rsid w:val="00723987"/>
    <w:rsid w:val="00724A72"/>
    <w:rsid w:val="00726DB7"/>
    <w:rsid w:val="00733C8E"/>
    <w:rsid w:val="00736F34"/>
    <w:rsid w:val="00737011"/>
    <w:rsid w:val="007378F2"/>
    <w:rsid w:val="00740EDA"/>
    <w:rsid w:val="0074193D"/>
    <w:rsid w:val="007426BE"/>
    <w:rsid w:val="00743007"/>
    <w:rsid w:val="007431C8"/>
    <w:rsid w:val="00744FD6"/>
    <w:rsid w:val="00746495"/>
    <w:rsid w:val="007477EB"/>
    <w:rsid w:val="007548D0"/>
    <w:rsid w:val="00754BDF"/>
    <w:rsid w:val="00763E64"/>
    <w:rsid w:val="00767331"/>
    <w:rsid w:val="00767F3C"/>
    <w:rsid w:val="007716D3"/>
    <w:rsid w:val="007724D2"/>
    <w:rsid w:val="00772945"/>
    <w:rsid w:val="0077523A"/>
    <w:rsid w:val="00775CD1"/>
    <w:rsid w:val="007762F5"/>
    <w:rsid w:val="00776DE5"/>
    <w:rsid w:val="00777351"/>
    <w:rsid w:val="007815CC"/>
    <w:rsid w:val="00781E06"/>
    <w:rsid w:val="0078614B"/>
    <w:rsid w:val="00787FCA"/>
    <w:rsid w:val="00791325"/>
    <w:rsid w:val="00792F71"/>
    <w:rsid w:val="00794846"/>
    <w:rsid w:val="00794CBA"/>
    <w:rsid w:val="00795B3D"/>
    <w:rsid w:val="007A2C29"/>
    <w:rsid w:val="007A3529"/>
    <w:rsid w:val="007A35E5"/>
    <w:rsid w:val="007A4756"/>
    <w:rsid w:val="007A4D67"/>
    <w:rsid w:val="007B1AE5"/>
    <w:rsid w:val="007B2C9B"/>
    <w:rsid w:val="007B2F4D"/>
    <w:rsid w:val="007B692E"/>
    <w:rsid w:val="007C143E"/>
    <w:rsid w:val="007C3D8C"/>
    <w:rsid w:val="007D12CE"/>
    <w:rsid w:val="007D518D"/>
    <w:rsid w:val="007D559F"/>
    <w:rsid w:val="007D5817"/>
    <w:rsid w:val="007D6C79"/>
    <w:rsid w:val="007D6FC1"/>
    <w:rsid w:val="007E0A28"/>
    <w:rsid w:val="007E21CC"/>
    <w:rsid w:val="007E24B7"/>
    <w:rsid w:val="007E2CDD"/>
    <w:rsid w:val="007F26AC"/>
    <w:rsid w:val="007F5F32"/>
    <w:rsid w:val="007F7B42"/>
    <w:rsid w:val="00800C60"/>
    <w:rsid w:val="00803021"/>
    <w:rsid w:val="00806FCE"/>
    <w:rsid w:val="00807324"/>
    <w:rsid w:val="00810309"/>
    <w:rsid w:val="00820A9E"/>
    <w:rsid w:val="0082487A"/>
    <w:rsid w:val="00827A5B"/>
    <w:rsid w:val="00827FF3"/>
    <w:rsid w:val="0083496F"/>
    <w:rsid w:val="00834C6C"/>
    <w:rsid w:val="008376EB"/>
    <w:rsid w:val="0084031A"/>
    <w:rsid w:val="00842DBF"/>
    <w:rsid w:val="008431B3"/>
    <w:rsid w:val="00843707"/>
    <w:rsid w:val="0084392C"/>
    <w:rsid w:val="00844186"/>
    <w:rsid w:val="00844376"/>
    <w:rsid w:val="00846F13"/>
    <w:rsid w:val="00855EE1"/>
    <w:rsid w:val="00861F02"/>
    <w:rsid w:val="008638A7"/>
    <w:rsid w:val="008652E8"/>
    <w:rsid w:val="00865B16"/>
    <w:rsid w:val="008662E4"/>
    <w:rsid w:val="00867CA7"/>
    <w:rsid w:val="008724C6"/>
    <w:rsid w:val="008748F1"/>
    <w:rsid w:val="00876E62"/>
    <w:rsid w:val="00886BB4"/>
    <w:rsid w:val="00886CD3"/>
    <w:rsid w:val="00887026"/>
    <w:rsid w:val="008935D5"/>
    <w:rsid w:val="0089499D"/>
    <w:rsid w:val="00894A47"/>
    <w:rsid w:val="0089696B"/>
    <w:rsid w:val="008970A6"/>
    <w:rsid w:val="00897624"/>
    <w:rsid w:val="008A104F"/>
    <w:rsid w:val="008A1844"/>
    <w:rsid w:val="008A2FC8"/>
    <w:rsid w:val="008A550B"/>
    <w:rsid w:val="008A570F"/>
    <w:rsid w:val="008A5C69"/>
    <w:rsid w:val="008B05B8"/>
    <w:rsid w:val="008B460B"/>
    <w:rsid w:val="008B6F8B"/>
    <w:rsid w:val="008B7AA1"/>
    <w:rsid w:val="008B7BDF"/>
    <w:rsid w:val="008C2B45"/>
    <w:rsid w:val="008C376C"/>
    <w:rsid w:val="008C4211"/>
    <w:rsid w:val="008C4300"/>
    <w:rsid w:val="008D29D2"/>
    <w:rsid w:val="008D2A38"/>
    <w:rsid w:val="008D5D7C"/>
    <w:rsid w:val="008E05D9"/>
    <w:rsid w:val="008E18AE"/>
    <w:rsid w:val="008E3DDD"/>
    <w:rsid w:val="008E6279"/>
    <w:rsid w:val="008E6615"/>
    <w:rsid w:val="008E794B"/>
    <w:rsid w:val="008F41F5"/>
    <w:rsid w:val="008F44EC"/>
    <w:rsid w:val="008F4D88"/>
    <w:rsid w:val="008F6EA3"/>
    <w:rsid w:val="008F7EC2"/>
    <w:rsid w:val="00902AC5"/>
    <w:rsid w:val="00904689"/>
    <w:rsid w:val="0091241A"/>
    <w:rsid w:val="00913CFE"/>
    <w:rsid w:val="00920682"/>
    <w:rsid w:val="009206FD"/>
    <w:rsid w:val="009226E0"/>
    <w:rsid w:val="00922DD5"/>
    <w:rsid w:val="009248CA"/>
    <w:rsid w:val="00924C71"/>
    <w:rsid w:val="009267A9"/>
    <w:rsid w:val="009315C5"/>
    <w:rsid w:val="009332FB"/>
    <w:rsid w:val="00933F6A"/>
    <w:rsid w:val="0093762E"/>
    <w:rsid w:val="0094300C"/>
    <w:rsid w:val="00943020"/>
    <w:rsid w:val="0094320B"/>
    <w:rsid w:val="00943FDC"/>
    <w:rsid w:val="00944046"/>
    <w:rsid w:val="009445CA"/>
    <w:rsid w:val="009446A3"/>
    <w:rsid w:val="009447B2"/>
    <w:rsid w:val="00944912"/>
    <w:rsid w:val="00945B6F"/>
    <w:rsid w:val="0094685F"/>
    <w:rsid w:val="009521D5"/>
    <w:rsid w:val="00957E17"/>
    <w:rsid w:val="00962901"/>
    <w:rsid w:val="00967158"/>
    <w:rsid w:val="009705AA"/>
    <w:rsid w:val="00971DB6"/>
    <w:rsid w:val="00972A19"/>
    <w:rsid w:val="009730B0"/>
    <w:rsid w:val="00977893"/>
    <w:rsid w:val="009779A3"/>
    <w:rsid w:val="00983603"/>
    <w:rsid w:val="009876B1"/>
    <w:rsid w:val="00987FAC"/>
    <w:rsid w:val="0099129B"/>
    <w:rsid w:val="00991606"/>
    <w:rsid w:val="009920E5"/>
    <w:rsid w:val="009921DC"/>
    <w:rsid w:val="009932CD"/>
    <w:rsid w:val="00996412"/>
    <w:rsid w:val="00997F3E"/>
    <w:rsid w:val="009A2661"/>
    <w:rsid w:val="009A6FD0"/>
    <w:rsid w:val="009A789E"/>
    <w:rsid w:val="009B090C"/>
    <w:rsid w:val="009B0D3B"/>
    <w:rsid w:val="009B45B3"/>
    <w:rsid w:val="009B7E7F"/>
    <w:rsid w:val="009C4C1E"/>
    <w:rsid w:val="009C5C10"/>
    <w:rsid w:val="009C767C"/>
    <w:rsid w:val="009D2415"/>
    <w:rsid w:val="009D4ED4"/>
    <w:rsid w:val="009D5AF9"/>
    <w:rsid w:val="009E3880"/>
    <w:rsid w:val="009E5540"/>
    <w:rsid w:val="009E6D98"/>
    <w:rsid w:val="009F008F"/>
    <w:rsid w:val="009F0FF1"/>
    <w:rsid w:val="009F26D0"/>
    <w:rsid w:val="009F48D5"/>
    <w:rsid w:val="009F4C4F"/>
    <w:rsid w:val="009F6D22"/>
    <w:rsid w:val="00A00EC1"/>
    <w:rsid w:val="00A05132"/>
    <w:rsid w:val="00A066E2"/>
    <w:rsid w:val="00A10215"/>
    <w:rsid w:val="00A10A0A"/>
    <w:rsid w:val="00A10F82"/>
    <w:rsid w:val="00A12F14"/>
    <w:rsid w:val="00A137F1"/>
    <w:rsid w:val="00A24F2E"/>
    <w:rsid w:val="00A26C8C"/>
    <w:rsid w:val="00A32E88"/>
    <w:rsid w:val="00A347DB"/>
    <w:rsid w:val="00A36046"/>
    <w:rsid w:val="00A36897"/>
    <w:rsid w:val="00A37E06"/>
    <w:rsid w:val="00A417D4"/>
    <w:rsid w:val="00A42E02"/>
    <w:rsid w:val="00A44001"/>
    <w:rsid w:val="00A450BC"/>
    <w:rsid w:val="00A45251"/>
    <w:rsid w:val="00A470ED"/>
    <w:rsid w:val="00A5075E"/>
    <w:rsid w:val="00A52456"/>
    <w:rsid w:val="00A526D1"/>
    <w:rsid w:val="00A5467A"/>
    <w:rsid w:val="00A56A58"/>
    <w:rsid w:val="00A61134"/>
    <w:rsid w:val="00A7055F"/>
    <w:rsid w:val="00A73B40"/>
    <w:rsid w:val="00A74152"/>
    <w:rsid w:val="00A758A2"/>
    <w:rsid w:val="00A766BF"/>
    <w:rsid w:val="00A77B23"/>
    <w:rsid w:val="00A81621"/>
    <w:rsid w:val="00A84E9F"/>
    <w:rsid w:val="00A85A19"/>
    <w:rsid w:val="00A86CA5"/>
    <w:rsid w:val="00A87855"/>
    <w:rsid w:val="00A90913"/>
    <w:rsid w:val="00A9269E"/>
    <w:rsid w:val="00A9312F"/>
    <w:rsid w:val="00A93B4D"/>
    <w:rsid w:val="00A96938"/>
    <w:rsid w:val="00AA184B"/>
    <w:rsid w:val="00AA1969"/>
    <w:rsid w:val="00AA2610"/>
    <w:rsid w:val="00AB32AE"/>
    <w:rsid w:val="00AB34CF"/>
    <w:rsid w:val="00AB62BB"/>
    <w:rsid w:val="00AB6727"/>
    <w:rsid w:val="00AB6BCC"/>
    <w:rsid w:val="00AC25D4"/>
    <w:rsid w:val="00AC2E30"/>
    <w:rsid w:val="00AC427F"/>
    <w:rsid w:val="00AC456B"/>
    <w:rsid w:val="00AC5609"/>
    <w:rsid w:val="00AC68AB"/>
    <w:rsid w:val="00AC6979"/>
    <w:rsid w:val="00AD12EF"/>
    <w:rsid w:val="00AD3B34"/>
    <w:rsid w:val="00AD598D"/>
    <w:rsid w:val="00AD5B45"/>
    <w:rsid w:val="00AD5DB2"/>
    <w:rsid w:val="00AD6DB9"/>
    <w:rsid w:val="00AE0FF7"/>
    <w:rsid w:val="00AE2B00"/>
    <w:rsid w:val="00AE349D"/>
    <w:rsid w:val="00AE7EAA"/>
    <w:rsid w:val="00AE7F1F"/>
    <w:rsid w:val="00AF01AB"/>
    <w:rsid w:val="00AF1703"/>
    <w:rsid w:val="00AF1E80"/>
    <w:rsid w:val="00AF1F6D"/>
    <w:rsid w:val="00AF6529"/>
    <w:rsid w:val="00B03FA7"/>
    <w:rsid w:val="00B0603D"/>
    <w:rsid w:val="00B065E1"/>
    <w:rsid w:val="00B12849"/>
    <w:rsid w:val="00B131D6"/>
    <w:rsid w:val="00B152E4"/>
    <w:rsid w:val="00B156D8"/>
    <w:rsid w:val="00B20D3B"/>
    <w:rsid w:val="00B27401"/>
    <w:rsid w:val="00B30BD6"/>
    <w:rsid w:val="00B30C79"/>
    <w:rsid w:val="00B311EF"/>
    <w:rsid w:val="00B345CB"/>
    <w:rsid w:val="00B34A38"/>
    <w:rsid w:val="00B34D90"/>
    <w:rsid w:val="00B350C4"/>
    <w:rsid w:val="00B3520D"/>
    <w:rsid w:val="00B35EDA"/>
    <w:rsid w:val="00B37C00"/>
    <w:rsid w:val="00B429B6"/>
    <w:rsid w:val="00B42FA1"/>
    <w:rsid w:val="00B4337C"/>
    <w:rsid w:val="00B43E20"/>
    <w:rsid w:val="00B44172"/>
    <w:rsid w:val="00B44CFD"/>
    <w:rsid w:val="00B457A5"/>
    <w:rsid w:val="00B45B51"/>
    <w:rsid w:val="00B46A52"/>
    <w:rsid w:val="00B46E9F"/>
    <w:rsid w:val="00B51562"/>
    <w:rsid w:val="00B51BF3"/>
    <w:rsid w:val="00B53768"/>
    <w:rsid w:val="00B539C6"/>
    <w:rsid w:val="00B53A5F"/>
    <w:rsid w:val="00B60BD3"/>
    <w:rsid w:val="00B61F62"/>
    <w:rsid w:val="00B63482"/>
    <w:rsid w:val="00B66DBB"/>
    <w:rsid w:val="00B70226"/>
    <w:rsid w:val="00B70E64"/>
    <w:rsid w:val="00B728C7"/>
    <w:rsid w:val="00B74CFA"/>
    <w:rsid w:val="00B75EEC"/>
    <w:rsid w:val="00B76719"/>
    <w:rsid w:val="00B76F8C"/>
    <w:rsid w:val="00B77911"/>
    <w:rsid w:val="00B77E7F"/>
    <w:rsid w:val="00B831E9"/>
    <w:rsid w:val="00B906E3"/>
    <w:rsid w:val="00B92601"/>
    <w:rsid w:val="00B92E98"/>
    <w:rsid w:val="00B946EB"/>
    <w:rsid w:val="00B971C6"/>
    <w:rsid w:val="00B977A7"/>
    <w:rsid w:val="00B97E07"/>
    <w:rsid w:val="00BA01ED"/>
    <w:rsid w:val="00BA0ABF"/>
    <w:rsid w:val="00BA0BCA"/>
    <w:rsid w:val="00BA2396"/>
    <w:rsid w:val="00BA688C"/>
    <w:rsid w:val="00BA6F42"/>
    <w:rsid w:val="00BB04F7"/>
    <w:rsid w:val="00BB3DB5"/>
    <w:rsid w:val="00BB513E"/>
    <w:rsid w:val="00BB79B4"/>
    <w:rsid w:val="00BB7E4C"/>
    <w:rsid w:val="00BC1432"/>
    <w:rsid w:val="00BC27AA"/>
    <w:rsid w:val="00BC3819"/>
    <w:rsid w:val="00BC5209"/>
    <w:rsid w:val="00BC5C7F"/>
    <w:rsid w:val="00BD0848"/>
    <w:rsid w:val="00BD1662"/>
    <w:rsid w:val="00BD2ADB"/>
    <w:rsid w:val="00BD3336"/>
    <w:rsid w:val="00BD348D"/>
    <w:rsid w:val="00BD42A9"/>
    <w:rsid w:val="00BF065A"/>
    <w:rsid w:val="00BF1A60"/>
    <w:rsid w:val="00BF31E8"/>
    <w:rsid w:val="00BF4466"/>
    <w:rsid w:val="00BF5908"/>
    <w:rsid w:val="00C015D1"/>
    <w:rsid w:val="00C04053"/>
    <w:rsid w:val="00C0481E"/>
    <w:rsid w:val="00C07452"/>
    <w:rsid w:val="00C076EB"/>
    <w:rsid w:val="00C13A2E"/>
    <w:rsid w:val="00C155A8"/>
    <w:rsid w:val="00C1652E"/>
    <w:rsid w:val="00C218A8"/>
    <w:rsid w:val="00C229A0"/>
    <w:rsid w:val="00C22C67"/>
    <w:rsid w:val="00C249A5"/>
    <w:rsid w:val="00C26807"/>
    <w:rsid w:val="00C27E49"/>
    <w:rsid w:val="00C302E2"/>
    <w:rsid w:val="00C30F45"/>
    <w:rsid w:val="00C34BD1"/>
    <w:rsid w:val="00C4019F"/>
    <w:rsid w:val="00C420B3"/>
    <w:rsid w:val="00C438D9"/>
    <w:rsid w:val="00C45B95"/>
    <w:rsid w:val="00C50A9B"/>
    <w:rsid w:val="00C50BF1"/>
    <w:rsid w:val="00C514B2"/>
    <w:rsid w:val="00C51CDA"/>
    <w:rsid w:val="00C54CEE"/>
    <w:rsid w:val="00C55383"/>
    <w:rsid w:val="00C576E6"/>
    <w:rsid w:val="00C608EB"/>
    <w:rsid w:val="00C648E1"/>
    <w:rsid w:val="00C65E6B"/>
    <w:rsid w:val="00C7126A"/>
    <w:rsid w:val="00C75D77"/>
    <w:rsid w:val="00C761CE"/>
    <w:rsid w:val="00C76930"/>
    <w:rsid w:val="00C82828"/>
    <w:rsid w:val="00C85612"/>
    <w:rsid w:val="00C87AFF"/>
    <w:rsid w:val="00C87EDE"/>
    <w:rsid w:val="00C90A8E"/>
    <w:rsid w:val="00C9425C"/>
    <w:rsid w:val="00C970B2"/>
    <w:rsid w:val="00CA0FB0"/>
    <w:rsid w:val="00CA2717"/>
    <w:rsid w:val="00CA276A"/>
    <w:rsid w:val="00CA3C50"/>
    <w:rsid w:val="00CA6C90"/>
    <w:rsid w:val="00CB0A34"/>
    <w:rsid w:val="00CB1235"/>
    <w:rsid w:val="00CB4498"/>
    <w:rsid w:val="00CB74C7"/>
    <w:rsid w:val="00CB7778"/>
    <w:rsid w:val="00CC16A0"/>
    <w:rsid w:val="00CC210B"/>
    <w:rsid w:val="00CC5962"/>
    <w:rsid w:val="00CC5D4A"/>
    <w:rsid w:val="00CD1962"/>
    <w:rsid w:val="00CD19B1"/>
    <w:rsid w:val="00CD3B66"/>
    <w:rsid w:val="00CD7CA4"/>
    <w:rsid w:val="00CE16BE"/>
    <w:rsid w:val="00CE445D"/>
    <w:rsid w:val="00CE4778"/>
    <w:rsid w:val="00CE51D7"/>
    <w:rsid w:val="00CF13BB"/>
    <w:rsid w:val="00CF274C"/>
    <w:rsid w:val="00CF31EF"/>
    <w:rsid w:val="00CF45F7"/>
    <w:rsid w:val="00CF5B2C"/>
    <w:rsid w:val="00CF5E50"/>
    <w:rsid w:val="00D019B6"/>
    <w:rsid w:val="00D01CCE"/>
    <w:rsid w:val="00D02D69"/>
    <w:rsid w:val="00D06FA3"/>
    <w:rsid w:val="00D07458"/>
    <w:rsid w:val="00D13CB8"/>
    <w:rsid w:val="00D14A2B"/>
    <w:rsid w:val="00D14FF8"/>
    <w:rsid w:val="00D16E79"/>
    <w:rsid w:val="00D213CF"/>
    <w:rsid w:val="00D23A22"/>
    <w:rsid w:val="00D30AE6"/>
    <w:rsid w:val="00D31D34"/>
    <w:rsid w:val="00D32A19"/>
    <w:rsid w:val="00D33108"/>
    <w:rsid w:val="00D33AC7"/>
    <w:rsid w:val="00D3495A"/>
    <w:rsid w:val="00D3563B"/>
    <w:rsid w:val="00D377F9"/>
    <w:rsid w:val="00D37B19"/>
    <w:rsid w:val="00D40B17"/>
    <w:rsid w:val="00D4247E"/>
    <w:rsid w:val="00D42A82"/>
    <w:rsid w:val="00D43E8D"/>
    <w:rsid w:val="00D45A4C"/>
    <w:rsid w:val="00D4603B"/>
    <w:rsid w:val="00D47105"/>
    <w:rsid w:val="00D50DFE"/>
    <w:rsid w:val="00D556AD"/>
    <w:rsid w:val="00D55946"/>
    <w:rsid w:val="00D56E63"/>
    <w:rsid w:val="00D60DFE"/>
    <w:rsid w:val="00D62EA1"/>
    <w:rsid w:val="00D63204"/>
    <w:rsid w:val="00D634D8"/>
    <w:rsid w:val="00D63878"/>
    <w:rsid w:val="00D64ABF"/>
    <w:rsid w:val="00D64AEE"/>
    <w:rsid w:val="00D6608B"/>
    <w:rsid w:val="00D666C3"/>
    <w:rsid w:val="00D705DA"/>
    <w:rsid w:val="00D7121E"/>
    <w:rsid w:val="00D7159B"/>
    <w:rsid w:val="00D731B5"/>
    <w:rsid w:val="00D73309"/>
    <w:rsid w:val="00D759C9"/>
    <w:rsid w:val="00D75F07"/>
    <w:rsid w:val="00D8131C"/>
    <w:rsid w:val="00D820A9"/>
    <w:rsid w:val="00D82788"/>
    <w:rsid w:val="00D87646"/>
    <w:rsid w:val="00D91446"/>
    <w:rsid w:val="00D92334"/>
    <w:rsid w:val="00D9455D"/>
    <w:rsid w:val="00D95245"/>
    <w:rsid w:val="00D956DB"/>
    <w:rsid w:val="00D96643"/>
    <w:rsid w:val="00DA316C"/>
    <w:rsid w:val="00DA662A"/>
    <w:rsid w:val="00DB029C"/>
    <w:rsid w:val="00DB3236"/>
    <w:rsid w:val="00DB3D88"/>
    <w:rsid w:val="00DB5137"/>
    <w:rsid w:val="00DB5791"/>
    <w:rsid w:val="00DB7312"/>
    <w:rsid w:val="00DB7E14"/>
    <w:rsid w:val="00DC0C42"/>
    <w:rsid w:val="00DC3423"/>
    <w:rsid w:val="00DC7091"/>
    <w:rsid w:val="00DD1B4E"/>
    <w:rsid w:val="00DD20D7"/>
    <w:rsid w:val="00DD5DC4"/>
    <w:rsid w:val="00DD794E"/>
    <w:rsid w:val="00DE03F4"/>
    <w:rsid w:val="00DE45C9"/>
    <w:rsid w:val="00DE46E4"/>
    <w:rsid w:val="00DE50DC"/>
    <w:rsid w:val="00DF1000"/>
    <w:rsid w:val="00DF23B5"/>
    <w:rsid w:val="00DF2640"/>
    <w:rsid w:val="00DF4F88"/>
    <w:rsid w:val="00DF5089"/>
    <w:rsid w:val="00DF60F4"/>
    <w:rsid w:val="00DF6EA4"/>
    <w:rsid w:val="00DF7440"/>
    <w:rsid w:val="00DF75AB"/>
    <w:rsid w:val="00E004D3"/>
    <w:rsid w:val="00E050D8"/>
    <w:rsid w:val="00E054AA"/>
    <w:rsid w:val="00E0592F"/>
    <w:rsid w:val="00E05C7F"/>
    <w:rsid w:val="00E11BE4"/>
    <w:rsid w:val="00E1457B"/>
    <w:rsid w:val="00E1585A"/>
    <w:rsid w:val="00E203CB"/>
    <w:rsid w:val="00E22663"/>
    <w:rsid w:val="00E23843"/>
    <w:rsid w:val="00E24554"/>
    <w:rsid w:val="00E24729"/>
    <w:rsid w:val="00E27D95"/>
    <w:rsid w:val="00E30FE1"/>
    <w:rsid w:val="00E33209"/>
    <w:rsid w:val="00E343BE"/>
    <w:rsid w:val="00E4442C"/>
    <w:rsid w:val="00E457A2"/>
    <w:rsid w:val="00E5066D"/>
    <w:rsid w:val="00E54BC3"/>
    <w:rsid w:val="00E63352"/>
    <w:rsid w:val="00E64876"/>
    <w:rsid w:val="00E65B81"/>
    <w:rsid w:val="00E65CFA"/>
    <w:rsid w:val="00E66F29"/>
    <w:rsid w:val="00E67276"/>
    <w:rsid w:val="00E6749D"/>
    <w:rsid w:val="00E71C4A"/>
    <w:rsid w:val="00E71ECA"/>
    <w:rsid w:val="00E72866"/>
    <w:rsid w:val="00E7352B"/>
    <w:rsid w:val="00E73CE8"/>
    <w:rsid w:val="00E74BB2"/>
    <w:rsid w:val="00E75650"/>
    <w:rsid w:val="00E77888"/>
    <w:rsid w:val="00E830AE"/>
    <w:rsid w:val="00E83E49"/>
    <w:rsid w:val="00E846BF"/>
    <w:rsid w:val="00E90CE7"/>
    <w:rsid w:val="00E9133F"/>
    <w:rsid w:val="00EA29A9"/>
    <w:rsid w:val="00EA33D8"/>
    <w:rsid w:val="00EA48CC"/>
    <w:rsid w:val="00EA61B9"/>
    <w:rsid w:val="00EA6621"/>
    <w:rsid w:val="00EB15A2"/>
    <w:rsid w:val="00EB20BA"/>
    <w:rsid w:val="00EB2541"/>
    <w:rsid w:val="00EB35D7"/>
    <w:rsid w:val="00EB395E"/>
    <w:rsid w:val="00EB5B3E"/>
    <w:rsid w:val="00EB6939"/>
    <w:rsid w:val="00EB707B"/>
    <w:rsid w:val="00EB7A2A"/>
    <w:rsid w:val="00EC0663"/>
    <w:rsid w:val="00EC0BD8"/>
    <w:rsid w:val="00EC3084"/>
    <w:rsid w:val="00EC3351"/>
    <w:rsid w:val="00EC47CD"/>
    <w:rsid w:val="00EC583D"/>
    <w:rsid w:val="00EC7049"/>
    <w:rsid w:val="00ED0A2C"/>
    <w:rsid w:val="00ED3441"/>
    <w:rsid w:val="00ED3F2E"/>
    <w:rsid w:val="00ED6BE3"/>
    <w:rsid w:val="00ED7EF2"/>
    <w:rsid w:val="00EE3DF7"/>
    <w:rsid w:val="00EF2C27"/>
    <w:rsid w:val="00EF6C16"/>
    <w:rsid w:val="00F0084C"/>
    <w:rsid w:val="00F02433"/>
    <w:rsid w:val="00F02D8A"/>
    <w:rsid w:val="00F047C6"/>
    <w:rsid w:val="00F07840"/>
    <w:rsid w:val="00F0790F"/>
    <w:rsid w:val="00F121C5"/>
    <w:rsid w:val="00F15558"/>
    <w:rsid w:val="00F15D60"/>
    <w:rsid w:val="00F227CA"/>
    <w:rsid w:val="00F249AA"/>
    <w:rsid w:val="00F25620"/>
    <w:rsid w:val="00F30CBB"/>
    <w:rsid w:val="00F32B59"/>
    <w:rsid w:val="00F33AEB"/>
    <w:rsid w:val="00F3778E"/>
    <w:rsid w:val="00F37BAF"/>
    <w:rsid w:val="00F40122"/>
    <w:rsid w:val="00F4033D"/>
    <w:rsid w:val="00F4149A"/>
    <w:rsid w:val="00F41DF9"/>
    <w:rsid w:val="00F50666"/>
    <w:rsid w:val="00F50B6F"/>
    <w:rsid w:val="00F51C75"/>
    <w:rsid w:val="00F52203"/>
    <w:rsid w:val="00F55521"/>
    <w:rsid w:val="00F56FE0"/>
    <w:rsid w:val="00F6107C"/>
    <w:rsid w:val="00F61545"/>
    <w:rsid w:val="00F64A40"/>
    <w:rsid w:val="00F64D67"/>
    <w:rsid w:val="00F6593D"/>
    <w:rsid w:val="00F66BC8"/>
    <w:rsid w:val="00F67ADA"/>
    <w:rsid w:val="00F717A8"/>
    <w:rsid w:val="00F73FA8"/>
    <w:rsid w:val="00F74DC6"/>
    <w:rsid w:val="00F80842"/>
    <w:rsid w:val="00F81C62"/>
    <w:rsid w:val="00F822B8"/>
    <w:rsid w:val="00F83761"/>
    <w:rsid w:val="00F83BD5"/>
    <w:rsid w:val="00F9137F"/>
    <w:rsid w:val="00F9781C"/>
    <w:rsid w:val="00FA2183"/>
    <w:rsid w:val="00FA5C89"/>
    <w:rsid w:val="00FB1A38"/>
    <w:rsid w:val="00FB3E9F"/>
    <w:rsid w:val="00FB3F0E"/>
    <w:rsid w:val="00FB53E3"/>
    <w:rsid w:val="00FB787E"/>
    <w:rsid w:val="00FC02A3"/>
    <w:rsid w:val="00FC4854"/>
    <w:rsid w:val="00FC5268"/>
    <w:rsid w:val="00FC7501"/>
    <w:rsid w:val="00FC7642"/>
    <w:rsid w:val="00FC77B5"/>
    <w:rsid w:val="00FD1311"/>
    <w:rsid w:val="00FD445D"/>
    <w:rsid w:val="00FD4755"/>
    <w:rsid w:val="00FD4D0B"/>
    <w:rsid w:val="00FD6EC7"/>
    <w:rsid w:val="00FE05F8"/>
    <w:rsid w:val="00FE1F68"/>
    <w:rsid w:val="00FE22D5"/>
    <w:rsid w:val="00FE33D8"/>
    <w:rsid w:val="00FE5276"/>
    <w:rsid w:val="00FE6B09"/>
    <w:rsid w:val="00FE6DB7"/>
    <w:rsid w:val="00FE7AEC"/>
    <w:rsid w:val="00FF0294"/>
    <w:rsid w:val="00FF1394"/>
    <w:rsid w:val="00FF1EB9"/>
    <w:rsid w:val="00FF28FE"/>
    <w:rsid w:val="00FF37F9"/>
    <w:rsid w:val="00FF4047"/>
    <w:rsid w:val="00FF4471"/>
    <w:rsid w:val="00FF4C95"/>
    <w:rsid w:val="00FF4D25"/>
    <w:rsid w:val="00FF53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F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annotation subject" w:qFormat="1"/>
    <w:lsdException w:name="Balloon Text"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qFormat="1"/>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F3E"/>
    <w:pPr>
      <w:suppressAutoHyphens w:val="0"/>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2E5CA5"/>
    <w:pPr>
      <w:suppressAutoHyphens/>
      <w:spacing w:beforeAutospacing="1" w:afterAutospacing="1"/>
      <w:outlineLvl w:val="0"/>
    </w:pPr>
    <w:rPr>
      <w:b/>
      <w:bCs/>
      <w:kern w:val="2"/>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D1261"/>
    <w:rPr>
      <w:sz w:val="16"/>
      <w:szCs w:val="16"/>
    </w:rPr>
  </w:style>
  <w:style w:type="character" w:customStyle="1" w:styleId="CommentTextChar">
    <w:name w:val="Comment Text Char"/>
    <w:basedOn w:val="DefaultParagraphFont"/>
    <w:link w:val="CommentText"/>
    <w:uiPriority w:val="99"/>
    <w:qFormat/>
    <w:rsid w:val="00CD1261"/>
    <w:rPr>
      <w:rFonts w:ascii="Arial" w:eastAsia="Times New Roman" w:hAnsi="Arial" w:cs="Times New Roman"/>
      <w:sz w:val="20"/>
      <w:szCs w:val="20"/>
    </w:rPr>
  </w:style>
  <w:style w:type="character" w:customStyle="1" w:styleId="BalloonTextChar">
    <w:name w:val="Balloon Text Char"/>
    <w:basedOn w:val="DefaultParagraphFont"/>
    <w:link w:val="BalloonText"/>
    <w:uiPriority w:val="99"/>
    <w:semiHidden/>
    <w:qFormat/>
    <w:rsid w:val="00CD1261"/>
    <w:rPr>
      <w:rFonts w:ascii="Segoe UI" w:eastAsia="Times New Roman" w:hAnsi="Segoe UI" w:cs="Segoe UI"/>
      <w:sz w:val="18"/>
      <w:szCs w:val="18"/>
    </w:rPr>
  </w:style>
  <w:style w:type="character" w:styleId="Hyperlink">
    <w:name w:val="Hyperlink"/>
    <w:basedOn w:val="DefaultParagraphFont"/>
    <w:uiPriority w:val="99"/>
    <w:unhideWhenUsed/>
    <w:rsid w:val="003B244A"/>
    <w:rPr>
      <w:color w:val="0000FF"/>
      <w:u w:val="single"/>
    </w:rPr>
  </w:style>
  <w:style w:type="character" w:customStyle="1" w:styleId="UnresolvedMention1">
    <w:name w:val="Unresolved Mention1"/>
    <w:basedOn w:val="DefaultParagraphFont"/>
    <w:uiPriority w:val="99"/>
    <w:semiHidden/>
    <w:unhideWhenUsed/>
    <w:qFormat/>
    <w:rsid w:val="00332270"/>
    <w:rPr>
      <w:color w:val="605E5C"/>
      <w:shd w:val="clear" w:color="auto" w:fill="E1DFDD"/>
    </w:rPr>
  </w:style>
  <w:style w:type="character" w:customStyle="1" w:styleId="CommentSubjectChar">
    <w:name w:val="Comment Subject Char"/>
    <w:basedOn w:val="CommentTextChar"/>
    <w:link w:val="CommentSubject"/>
    <w:uiPriority w:val="99"/>
    <w:semiHidden/>
    <w:qFormat/>
    <w:rsid w:val="004E461A"/>
    <w:rPr>
      <w:rFonts w:ascii="Arial" w:eastAsia="Times New Roman" w:hAnsi="Arial" w:cs="Times New Roman"/>
      <w:b/>
      <w:bCs/>
      <w:sz w:val="20"/>
      <w:szCs w:val="20"/>
    </w:rPr>
  </w:style>
  <w:style w:type="character" w:customStyle="1" w:styleId="apple-converted-space">
    <w:name w:val="apple-converted-space"/>
    <w:basedOn w:val="DefaultParagraphFont"/>
    <w:qFormat/>
    <w:rsid w:val="00A73A6F"/>
  </w:style>
  <w:style w:type="character" w:customStyle="1" w:styleId="A7">
    <w:name w:val="A7"/>
    <w:uiPriority w:val="99"/>
    <w:qFormat/>
    <w:rsid w:val="0083369E"/>
    <w:rPr>
      <w:rFonts w:cs="Palatino"/>
      <w:color w:val="000000"/>
      <w:sz w:val="20"/>
      <w:szCs w:val="20"/>
    </w:rPr>
  </w:style>
  <w:style w:type="character" w:customStyle="1" w:styleId="EndNoteBibliographyTitleChar">
    <w:name w:val="EndNote Bibliography Title Char"/>
    <w:basedOn w:val="DefaultParagraphFont"/>
    <w:link w:val="EndNoteBibliographyTitle"/>
    <w:qFormat/>
    <w:rsid w:val="00BC2BD8"/>
    <w:rPr>
      <w:rFonts w:ascii="Arial" w:eastAsia="Times New Roman" w:hAnsi="Arial" w:cs="Arial"/>
      <w:sz w:val="20"/>
      <w:szCs w:val="24"/>
    </w:rPr>
  </w:style>
  <w:style w:type="character" w:customStyle="1" w:styleId="EndNoteBibliographyChar">
    <w:name w:val="EndNote Bibliography Char"/>
    <w:basedOn w:val="DefaultParagraphFont"/>
    <w:link w:val="EndNoteBibliography"/>
    <w:qFormat/>
    <w:rsid w:val="00BC2BD8"/>
    <w:rPr>
      <w:rFonts w:ascii="Arial" w:eastAsia="Times New Roman" w:hAnsi="Arial" w:cs="Arial"/>
      <w:sz w:val="20"/>
      <w:szCs w:val="24"/>
    </w:rPr>
  </w:style>
  <w:style w:type="character" w:customStyle="1" w:styleId="UnresolvedMention2">
    <w:name w:val="Unresolved Mention2"/>
    <w:basedOn w:val="DefaultParagraphFont"/>
    <w:uiPriority w:val="99"/>
    <w:semiHidden/>
    <w:unhideWhenUsed/>
    <w:qFormat/>
    <w:rsid w:val="004A3263"/>
    <w:rPr>
      <w:color w:val="605E5C"/>
      <w:shd w:val="clear" w:color="auto" w:fill="E1DFDD"/>
    </w:rPr>
  </w:style>
  <w:style w:type="character" w:styleId="FollowedHyperlink">
    <w:name w:val="FollowedHyperlink"/>
    <w:basedOn w:val="DefaultParagraphFont"/>
    <w:uiPriority w:val="99"/>
    <w:semiHidden/>
    <w:unhideWhenUsed/>
    <w:rsid w:val="00B23B54"/>
    <w:rPr>
      <w:color w:val="954F72" w:themeColor="followedHyperlink"/>
      <w:u w:val="single"/>
    </w:rPr>
  </w:style>
  <w:style w:type="character" w:customStyle="1" w:styleId="UnresolvedMention3">
    <w:name w:val="Unresolved Mention3"/>
    <w:basedOn w:val="DefaultParagraphFont"/>
    <w:uiPriority w:val="99"/>
    <w:semiHidden/>
    <w:unhideWhenUsed/>
    <w:qFormat/>
    <w:rsid w:val="00FC5E9A"/>
    <w:rPr>
      <w:color w:val="605E5C"/>
      <w:shd w:val="clear" w:color="auto" w:fill="E1DFDD"/>
    </w:rPr>
  </w:style>
  <w:style w:type="character" w:customStyle="1" w:styleId="Heading1Char">
    <w:name w:val="Heading 1 Char"/>
    <w:basedOn w:val="DefaultParagraphFont"/>
    <w:link w:val="Heading1"/>
    <w:uiPriority w:val="9"/>
    <w:qFormat/>
    <w:rsid w:val="002E5CA5"/>
    <w:rPr>
      <w:rFonts w:ascii="Times New Roman" w:eastAsia="Times New Roman" w:hAnsi="Times New Roman" w:cs="Times New Roman"/>
      <w:b/>
      <w:bCs/>
      <w:kern w:val="2"/>
      <w:sz w:val="48"/>
      <w:szCs w:val="48"/>
    </w:rPr>
  </w:style>
  <w:style w:type="character" w:customStyle="1" w:styleId="UnresolvedMention4">
    <w:name w:val="Unresolved Mention4"/>
    <w:basedOn w:val="DefaultParagraphFont"/>
    <w:uiPriority w:val="99"/>
    <w:semiHidden/>
    <w:unhideWhenUsed/>
    <w:qFormat/>
    <w:rsid w:val="00D16EF9"/>
    <w:rPr>
      <w:color w:val="605E5C"/>
      <w:shd w:val="clear" w:color="auto" w:fill="E1DFDD"/>
    </w:rPr>
  </w:style>
  <w:style w:type="character" w:styleId="HTMLCode">
    <w:name w:val="HTML Code"/>
    <w:basedOn w:val="DefaultParagraphFont"/>
    <w:uiPriority w:val="99"/>
    <w:semiHidden/>
    <w:unhideWhenUsed/>
    <w:qFormat/>
    <w:rsid w:val="003341DC"/>
    <w:rPr>
      <w:rFonts w:ascii="Courier New" w:eastAsia="Times New Roman" w:hAnsi="Courier New" w:cs="Courier New"/>
      <w:sz w:val="20"/>
      <w:szCs w:val="20"/>
    </w:rPr>
  </w:style>
  <w:style w:type="character" w:styleId="Emphasis">
    <w:name w:val="Emphasis"/>
    <w:basedOn w:val="DefaultParagraphFont"/>
    <w:uiPriority w:val="20"/>
    <w:qFormat/>
    <w:rsid w:val="002E7849"/>
    <w:rPr>
      <w:i/>
      <w:iCs/>
    </w:rPr>
  </w:style>
  <w:style w:type="character" w:customStyle="1" w:styleId="LineNumbering">
    <w:name w:val="Line Numbering"/>
    <w:rsid w:val="00726DB7"/>
  </w:style>
  <w:style w:type="paragraph" w:customStyle="1" w:styleId="Heading">
    <w:name w:val="Heading"/>
    <w:basedOn w:val="Normal"/>
    <w:next w:val="BodyText"/>
    <w:qFormat/>
    <w:rsid w:val="00726DB7"/>
    <w:pPr>
      <w:keepNext/>
      <w:suppressAutoHyphens/>
      <w:spacing w:before="240" w:after="120"/>
    </w:pPr>
    <w:rPr>
      <w:rFonts w:ascii="Liberation Sans" w:eastAsia="Microsoft YaHei" w:hAnsi="Liberation Sans" w:cs="Lucida Sans"/>
      <w:sz w:val="28"/>
      <w:szCs w:val="28"/>
    </w:rPr>
  </w:style>
  <w:style w:type="paragraph" w:styleId="BodyText">
    <w:name w:val="Body Text"/>
    <w:basedOn w:val="Normal"/>
    <w:rsid w:val="00726DB7"/>
    <w:pPr>
      <w:suppressAutoHyphens/>
      <w:spacing w:after="140" w:line="276" w:lineRule="auto"/>
    </w:pPr>
    <w:rPr>
      <w:rFonts w:ascii="Arial" w:hAnsi="Arial"/>
      <w:sz w:val="20"/>
    </w:rPr>
  </w:style>
  <w:style w:type="paragraph" w:styleId="List">
    <w:name w:val="List"/>
    <w:basedOn w:val="BodyText"/>
    <w:rsid w:val="00726DB7"/>
    <w:rPr>
      <w:rFonts w:cs="Lucida Sans"/>
    </w:rPr>
  </w:style>
  <w:style w:type="paragraph" w:styleId="Caption">
    <w:name w:val="caption"/>
    <w:basedOn w:val="Normal"/>
    <w:qFormat/>
    <w:rsid w:val="00726DB7"/>
    <w:pPr>
      <w:suppressLineNumbers/>
      <w:suppressAutoHyphens/>
      <w:spacing w:before="120" w:after="120"/>
    </w:pPr>
    <w:rPr>
      <w:rFonts w:ascii="Arial" w:hAnsi="Arial" w:cs="Lucida Sans"/>
      <w:i/>
      <w:iCs/>
    </w:rPr>
  </w:style>
  <w:style w:type="paragraph" w:customStyle="1" w:styleId="Index">
    <w:name w:val="Index"/>
    <w:basedOn w:val="Normal"/>
    <w:qFormat/>
    <w:rsid w:val="00726DB7"/>
    <w:pPr>
      <w:suppressLineNumbers/>
      <w:suppressAutoHyphens/>
    </w:pPr>
    <w:rPr>
      <w:rFonts w:ascii="Arial" w:hAnsi="Arial" w:cs="Lucida Sans"/>
      <w:sz w:val="20"/>
    </w:rPr>
  </w:style>
  <w:style w:type="paragraph" w:customStyle="1" w:styleId="Default">
    <w:name w:val="Default"/>
    <w:qFormat/>
    <w:rsid w:val="00CD1261"/>
    <w:rPr>
      <w:rFonts w:ascii="Times New Roman" w:eastAsia="Calibri" w:hAnsi="Times New Roman" w:cs="Times New Roman"/>
      <w:color w:val="000000"/>
      <w:sz w:val="24"/>
      <w:szCs w:val="24"/>
    </w:rPr>
  </w:style>
  <w:style w:type="paragraph" w:styleId="NoSpacing">
    <w:name w:val="No Spacing"/>
    <w:uiPriority w:val="1"/>
    <w:qFormat/>
    <w:rsid w:val="00CD1261"/>
    <w:rPr>
      <w:rFonts w:ascii="Arial" w:eastAsia="Times New Roman" w:hAnsi="Arial" w:cs="Times New Roman"/>
      <w:sz w:val="20"/>
      <w:szCs w:val="24"/>
    </w:rPr>
  </w:style>
  <w:style w:type="paragraph" w:styleId="CommentText">
    <w:name w:val="annotation text"/>
    <w:basedOn w:val="Normal"/>
    <w:link w:val="CommentTextChar"/>
    <w:uiPriority w:val="99"/>
    <w:unhideWhenUsed/>
    <w:qFormat/>
    <w:rsid w:val="00CD1261"/>
    <w:pPr>
      <w:suppressAutoHyphens/>
    </w:pPr>
    <w:rPr>
      <w:rFonts w:ascii="Arial" w:hAnsi="Arial"/>
      <w:sz w:val="20"/>
      <w:szCs w:val="20"/>
    </w:rPr>
  </w:style>
  <w:style w:type="paragraph" w:styleId="BalloonText">
    <w:name w:val="Balloon Text"/>
    <w:basedOn w:val="Normal"/>
    <w:link w:val="BalloonTextChar"/>
    <w:uiPriority w:val="99"/>
    <w:semiHidden/>
    <w:unhideWhenUsed/>
    <w:qFormat/>
    <w:rsid w:val="00CD1261"/>
    <w:pPr>
      <w:suppressAutoHyphens/>
    </w:pPr>
    <w:rPr>
      <w:rFonts w:ascii="Segoe UI" w:hAnsi="Segoe UI" w:cs="Segoe UI"/>
      <w:sz w:val="18"/>
      <w:szCs w:val="18"/>
    </w:rPr>
  </w:style>
  <w:style w:type="paragraph" w:styleId="NormalWeb">
    <w:name w:val="Normal (Web)"/>
    <w:basedOn w:val="Normal"/>
    <w:uiPriority w:val="99"/>
    <w:semiHidden/>
    <w:unhideWhenUsed/>
    <w:qFormat/>
    <w:rsid w:val="003B244A"/>
    <w:pPr>
      <w:suppressAutoHyphens/>
      <w:spacing w:beforeAutospacing="1" w:afterAutospacing="1"/>
    </w:pPr>
  </w:style>
  <w:style w:type="paragraph" w:styleId="ListParagraph">
    <w:name w:val="List Paragraph"/>
    <w:basedOn w:val="Normal"/>
    <w:uiPriority w:val="34"/>
    <w:qFormat/>
    <w:rsid w:val="003B244A"/>
    <w:pPr>
      <w:suppressAutoHyphens/>
      <w:ind w:left="720"/>
      <w:contextualSpacing/>
    </w:pPr>
    <w:rPr>
      <w:rFonts w:ascii="Arial" w:hAnsi="Arial"/>
      <w:sz w:val="20"/>
    </w:rPr>
  </w:style>
  <w:style w:type="paragraph" w:styleId="CommentSubject">
    <w:name w:val="annotation subject"/>
    <w:basedOn w:val="CommentText"/>
    <w:next w:val="CommentText"/>
    <w:link w:val="CommentSubjectChar"/>
    <w:uiPriority w:val="99"/>
    <w:semiHidden/>
    <w:unhideWhenUsed/>
    <w:qFormat/>
    <w:rsid w:val="004E461A"/>
    <w:rPr>
      <w:b/>
      <w:bCs/>
    </w:rPr>
  </w:style>
  <w:style w:type="paragraph" w:customStyle="1" w:styleId="yiv0411433326msolistparagraph">
    <w:name w:val="yiv0411433326msolistparagraph"/>
    <w:basedOn w:val="Normal"/>
    <w:qFormat/>
    <w:rsid w:val="00A73A6F"/>
    <w:pPr>
      <w:suppressAutoHyphens/>
      <w:spacing w:beforeAutospacing="1" w:afterAutospacing="1"/>
    </w:pPr>
  </w:style>
  <w:style w:type="paragraph" w:customStyle="1" w:styleId="EndNoteBibliographyTitle">
    <w:name w:val="EndNote Bibliography Title"/>
    <w:basedOn w:val="Normal"/>
    <w:link w:val="EndNoteBibliographyTitleChar"/>
    <w:qFormat/>
    <w:rsid w:val="00BC2BD8"/>
    <w:pPr>
      <w:suppressAutoHyphens/>
      <w:jc w:val="center"/>
    </w:pPr>
    <w:rPr>
      <w:rFonts w:ascii="Arial" w:hAnsi="Arial" w:cs="Arial"/>
      <w:sz w:val="20"/>
    </w:rPr>
  </w:style>
  <w:style w:type="paragraph" w:customStyle="1" w:styleId="EndNoteBibliography">
    <w:name w:val="EndNote Bibliography"/>
    <w:basedOn w:val="Normal"/>
    <w:link w:val="EndNoteBibliographyChar"/>
    <w:qFormat/>
    <w:rsid w:val="00BC2BD8"/>
    <w:pPr>
      <w:suppressAutoHyphens/>
      <w:jc w:val="both"/>
    </w:pPr>
    <w:rPr>
      <w:rFonts w:ascii="Arial" w:hAnsi="Arial" w:cs="Arial"/>
      <w:sz w:val="20"/>
    </w:rPr>
  </w:style>
  <w:style w:type="paragraph" w:styleId="Revision">
    <w:name w:val="Revision"/>
    <w:uiPriority w:val="99"/>
    <w:semiHidden/>
    <w:qFormat/>
    <w:rsid w:val="00987E73"/>
    <w:rPr>
      <w:rFonts w:ascii="Arial" w:eastAsia="Times New Roman" w:hAnsi="Arial" w:cs="Times New Roman"/>
      <w:sz w:val="20"/>
      <w:szCs w:val="24"/>
    </w:rPr>
  </w:style>
  <w:style w:type="table" w:styleId="TableGrid">
    <w:name w:val="Table Grid"/>
    <w:basedOn w:val="TableNormal"/>
    <w:uiPriority w:val="39"/>
    <w:rsid w:val="004E4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25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5997"/>
    <w:rPr>
      <w:rFonts w:ascii="Courier New" w:eastAsia="Times New Roman" w:hAnsi="Courier New" w:cs="Courier New"/>
      <w:sz w:val="20"/>
      <w:szCs w:val="20"/>
    </w:rPr>
  </w:style>
  <w:style w:type="character" w:customStyle="1" w:styleId="pg-5fc2">
    <w:name w:val="pg-5fc2"/>
    <w:basedOn w:val="DefaultParagraphFont"/>
    <w:rsid w:val="00F40122"/>
  </w:style>
  <w:style w:type="character" w:customStyle="1" w:styleId="a">
    <w:name w:val="_"/>
    <w:basedOn w:val="DefaultParagraphFont"/>
    <w:rsid w:val="00F40122"/>
  </w:style>
  <w:style w:type="character" w:styleId="PlaceholderText">
    <w:name w:val="Placeholder Text"/>
    <w:basedOn w:val="DefaultParagraphFont"/>
    <w:uiPriority w:val="99"/>
    <w:semiHidden/>
    <w:rsid w:val="00FC7501"/>
    <w:rPr>
      <w:color w:val="808080"/>
    </w:rPr>
  </w:style>
  <w:style w:type="character" w:customStyle="1" w:styleId="UnresolvedMention5">
    <w:name w:val="Unresolved Mention5"/>
    <w:basedOn w:val="DefaultParagraphFont"/>
    <w:uiPriority w:val="99"/>
    <w:semiHidden/>
    <w:unhideWhenUsed/>
    <w:rsid w:val="00CA276A"/>
    <w:rPr>
      <w:color w:val="605E5C"/>
      <w:shd w:val="clear" w:color="auto" w:fill="E1DFDD"/>
    </w:rPr>
  </w:style>
  <w:style w:type="character" w:customStyle="1" w:styleId="UnresolvedMention6">
    <w:name w:val="Unresolved Mention6"/>
    <w:basedOn w:val="DefaultParagraphFont"/>
    <w:uiPriority w:val="99"/>
    <w:semiHidden/>
    <w:unhideWhenUsed/>
    <w:rsid w:val="00AA184B"/>
    <w:rPr>
      <w:color w:val="605E5C"/>
      <w:shd w:val="clear" w:color="auto" w:fill="E1DFDD"/>
    </w:rPr>
  </w:style>
  <w:style w:type="paragraph" w:styleId="Header">
    <w:name w:val="header"/>
    <w:basedOn w:val="Normal"/>
    <w:link w:val="HeaderChar"/>
    <w:uiPriority w:val="99"/>
    <w:unhideWhenUsed/>
    <w:rsid w:val="00CA6C90"/>
    <w:pPr>
      <w:tabs>
        <w:tab w:val="center" w:pos="4680"/>
        <w:tab w:val="right" w:pos="9360"/>
      </w:tabs>
    </w:pPr>
  </w:style>
  <w:style w:type="character" w:customStyle="1" w:styleId="HeaderChar">
    <w:name w:val="Header Char"/>
    <w:basedOn w:val="DefaultParagraphFont"/>
    <w:link w:val="Header"/>
    <w:uiPriority w:val="99"/>
    <w:rsid w:val="00CA6C9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A6C90"/>
    <w:pPr>
      <w:tabs>
        <w:tab w:val="center" w:pos="4680"/>
        <w:tab w:val="right" w:pos="9360"/>
      </w:tabs>
    </w:pPr>
  </w:style>
  <w:style w:type="character" w:customStyle="1" w:styleId="FooterChar">
    <w:name w:val="Footer Char"/>
    <w:basedOn w:val="DefaultParagraphFont"/>
    <w:link w:val="Footer"/>
    <w:uiPriority w:val="99"/>
    <w:rsid w:val="00CA6C90"/>
    <w:rPr>
      <w:rFonts w:ascii="Times New Roman" w:eastAsia="Times New Roman" w:hAnsi="Times New Roman" w:cs="Times New Roman"/>
      <w:sz w:val="24"/>
      <w:szCs w:val="24"/>
    </w:rPr>
  </w:style>
  <w:style w:type="character" w:customStyle="1" w:styleId="UnresolvedMention7">
    <w:name w:val="Unresolved Mention7"/>
    <w:basedOn w:val="DefaultParagraphFont"/>
    <w:uiPriority w:val="99"/>
    <w:semiHidden/>
    <w:unhideWhenUsed/>
    <w:rsid w:val="002C67A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0" w:qFormat="1"/>
    <w:lsdException w:name="annotation reference"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annotation subject" w:qFormat="1"/>
    <w:lsdException w:name="Balloon Text"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qFormat="1"/>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7F3E"/>
    <w:pPr>
      <w:suppressAutoHyphens w:val="0"/>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2E5CA5"/>
    <w:pPr>
      <w:suppressAutoHyphens/>
      <w:spacing w:beforeAutospacing="1" w:afterAutospacing="1"/>
      <w:outlineLvl w:val="0"/>
    </w:pPr>
    <w:rPr>
      <w:b/>
      <w:bCs/>
      <w:kern w:val="2"/>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D1261"/>
    <w:rPr>
      <w:sz w:val="16"/>
      <w:szCs w:val="16"/>
    </w:rPr>
  </w:style>
  <w:style w:type="character" w:customStyle="1" w:styleId="CommentTextChar">
    <w:name w:val="Comment Text Char"/>
    <w:basedOn w:val="DefaultParagraphFont"/>
    <w:link w:val="CommentText"/>
    <w:uiPriority w:val="99"/>
    <w:qFormat/>
    <w:rsid w:val="00CD1261"/>
    <w:rPr>
      <w:rFonts w:ascii="Arial" w:eastAsia="Times New Roman" w:hAnsi="Arial" w:cs="Times New Roman"/>
      <w:sz w:val="20"/>
      <w:szCs w:val="20"/>
    </w:rPr>
  </w:style>
  <w:style w:type="character" w:customStyle="1" w:styleId="BalloonTextChar">
    <w:name w:val="Balloon Text Char"/>
    <w:basedOn w:val="DefaultParagraphFont"/>
    <w:link w:val="BalloonText"/>
    <w:uiPriority w:val="99"/>
    <w:semiHidden/>
    <w:qFormat/>
    <w:rsid w:val="00CD1261"/>
    <w:rPr>
      <w:rFonts w:ascii="Segoe UI" w:eastAsia="Times New Roman" w:hAnsi="Segoe UI" w:cs="Segoe UI"/>
      <w:sz w:val="18"/>
      <w:szCs w:val="18"/>
    </w:rPr>
  </w:style>
  <w:style w:type="character" w:styleId="Hyperlink">
    <w:name w:val="Hyperlink"/>
    <w:basedOn w:val="DefaultParagraphFont"/>
    <w:uiPriority w:val="99"/>
    <w:unhideWhenUsed/>
    <w:rsid w:val="003B244A"/>
    <w:rPr>
      <w:color w:val="0000FF"/>
      <w:u w:val="single"/>
    </w:rPr>
  </w:style>
  <w:style w:type="character" w:customStyle="1" w:styleId="UnresolvedMention1">
    <w:name w:val="Unresolved Mention1"/>
    <w:basedOn w:val="DefaultParagraphFont"/>
    <w:uiPriority w:val="99"/>
    <w:semiHidden/>
    <w:unhideWhenUsed/>
    <w:qFormat/>
    <w:rsid w:val="00332270"/>
    <w:rPr>
      <w:color w:val="605E5C"/>
      <w:shd w:val="clear" w:color="auto" w:fill="E1DFDD"/>
    </w:rPr>
  </w:style>
  <w:style w:type="character" w:customStyle="1" w:styleId="CommentSubjectChar">
    <w:name w:val="Comment Subject Char"/>
    <w:basedOn w:val="CommentTextChar"/>
    <w:link w:val="CommentSubject"/>
    <w:uiPriority w:val="99"/>
    <w:semiHidden/>
    <w:qFormat/>
    <w:rsid w:val="004E461A"/>
    <w:rPr>
      <w:rFonts w:ascii="Arial" w:eastAsia="Times New Roman" w:hAnsi="Arial" w:cs="Times New Roman"/>
      <w:b/>
      <w:bCs/>
      <w:sz w:val="20"/>
      <w:szCs w:val="20"/>
    </w:rPr>
  </w:style>
  <w:style w:type="character" w:customStyle="1" w:styleId="apple-converted-space">
    <w:name w:val="apple-converted-space"/>
    <w:basedOn w:val="DefaultParagraphFont"/>
    <w:qFormat/>
    <w:rsid w:val="00A73A6F"/>
  </w:style>
  <w:style w:type="character" w:customStyle="1" w:styleId="A7">
    <w:name w:val="A7"/>
    <w:uiPriority w:val="99"/>
    <w:qFormat/>
    <w:rsid w:val="0083369E"/>
    <w:rPr>
      <w:rFonts w:cs="Palatino"/>
      <w:color w:val="000000"/>
      <w:sz w:val="20"/>
      <w:szCs w:val="20"/>
    </w:rPr>
  </w:style>
  <w:style w:type="character" w:customStyle="1" w:styleId="EndNoteBibliographyTitleChar">
    <w:name w:val="EndNote Bibliography Title Char"/>
    <w:basedOn w:val="DefaultParagraphFont"/>
    <w:link w:val="EndNoteBibliographyTitle"/>
    <w:qFormat/>
    <w:rsid w:val="00BC2BD8"/>
    <w:rPr>
      <w:rFonts w:ascii="Arial" w:eastAsia="Times New Roman" w:hAnsi="Arial" w:cs="Arial"/>
      <w:sz w:val="20"/>
      <w:szCs w:val="24"/>
    </w:rPr>
  </w:style>
  <w:style w:type="character" w:customStyle="1" w:styleId="EndNoteBibliographyChar">
    <w:name w:val="EndNote Bibliography Char"/>
    <w:basedOn w:val="DefaultParagraphFont"/>
    <w:link w:val="EndNoteBibliography"/>
    <w:qFormat/>
    <w:rsid w:val="00BC2BD8"/>
    <w:rPr>
      <w:rFonts w:ascii="Arial" w:eastAsia="Times New Roman" w:hAnsi="Arial" w:cs="Arial"/>
      <w:sz w:val="20"/>
      <w:szCs w:val="24"/>
    </w:rPr>
  </w:style>
  <w:style w:type="character" w:customStyle="1" w:styleId="UnresolvedMention2">
    <w:name w:val="Unresolved Mention2"/>
    <w:basedOn w:val="DefaultParagraphFont"/>
    <w:uiPriority w:val="99"/>
    <w:semiHidden/>
    <w:unhideWhenUsed/>
    <w:qFormat/>
    <w:rsid w:val="004A3263"/>
    <w:rPr>
      <w:color w:val="605E5C"/>
      <w:shd w:val="clear" w:color="auto" w:fill="E1DFDD"/>
    </w:rPr>
  </w:style>
  <w:style w:type="character" w:styleId="FollowedHyperlink">
    <w:name w:val="FollowedHyperlink"/>
    <w:basedOn w:val="DefaultParagraphFont"/>
    <w:uiPriority w:val="99"/>
    <w:semiHidden/>
    <w:unhideWhenUsed/>
    <w:rsid w:val="00B23B54"/>
    <w:rPr>
      <w:color w:val="954F72" w:themeColor="followedHyperlink"/>
      <w:u w:val="single"/>
    </w:rPr>
  </w:style>
  <w:style w:type="character" w:customStyle="1" w:styleId="UnresolvedMention3">
    <w:name w:val="Unresolved Mention3"/>
    <w:basedOn w:val="DefaultParagraphFont"/>
    <w:uiPriority w:val="99"/>
    <w:semiHidden/>
    <w:unhideWhenUsed/>
    <w:qFormat/>
    <w:rsid w:val="00FC5E9A"/>
    <w:rPr>
      <w:color w:val="605E5C"/>
      <w:shd w:val="clear" w:color="auto" w:fill="E1DFDD"/>
    </w:rPr>
  </w:style>
  <w:style w:type="character" w:customStyle="1" w:styleId="Heading1Char">
    <w:name w:val="Heading 1 Char"/>
    <w:basedOn w:val="DefaultParagraphFont"/>
    <w:link w:val="Heading1"/>
    <w:uiPriority w:val="9"/>
    <w:qFormat/>
    <w:rsid w:val="002E5CA5"/>
    <w:rPr>
      <w:rFonts w:ascii="Times New Roman" w:eastAsia="Times New Roman" w:hAnsi="Times New Roman" w:cs="Times New Roman"/>
      <w:b/>
      <w:bCs/>
      <w:kern w:val="2"/>
      <w:sz w:val="48"/>
      <w:szCs w:val="48"/>
    </w:rPr>
  </w:style>
  <w:style w:type="character" w:customStyle="1" w:styleId="UnresolvedMention4">
    <w:name w:val="Unresolved Mention4"/>
    <w:basedOn w:val="DefaultParagraphFont"/>
    <w:uiPriority w:val="99"/>
    <w:semiHidden/>
    <w:unhideWhenUsed/>
    <w:qFormat/>
    <w:rsid w:val="00D16EF9"/>
    <w:rPr>
      <w:color w:val="605E5C"/>
      <w:shd w:val="clear" w:color="auto" w:fill="E1DFDD"/>
    </w:rPr>
  </w:style>
  <w:style w:type="character" w:styleId="HTMLCode">
    <w:name w:val="HTML Code"/>
    <w:basedOn w:val="DefaultParagraphFont"/>
    <w:uiPriority w:val="99"/>
    <w:semiHidden/>
    <w:unhideWhenUsed/>
    <w:qFormat/>
    <w:rsid w:val="003341DC"/>
    <w:rPr>
      <w:rFonts w:ascii="Courier New" w:eastAsia="Times New Roman" w:hAnsi="Courier New" w:cs="Courier New"/>
      <w:sz w:val="20"/>
      <w:szCs w:val="20"/>
    </w:rPr>
  </w:style>
  <w:style w:type="character" w:styleId="Emphasis">
    <w:name w:val="Emphasis"/>
    <w:basedOn w:val="DefaultParagraphFont"/>
    <w:uiPriority w:val="20"/>
    <w:qFormat/>
    <w:rsid w:val="002E7849"/>
    <w:rPr>
      <w:i/>
      <w:iCs/>
    </w:rPr>
  </w:style>
  <w:style w:type="character" w:customStyle="1" w:styleId="LineNumbering">
    <w:name w:val="Line Numbering"/>
    <w:rsid w:val="00726DB7"/>
  </w:style>
  <w:style w:type="paragraph" w:customStyle="1" w:styleId="Heading">
    <w:name w:val="Heading"/>
    <w:basedOn w:val="Normal"/>
    <w:next w:val="BodyText"/>
    <w:qFormat/>
    <w:rsid w:val="00726DB7"/>
    <w:pPr>
      <w:keepNext/>
      <w:suppressAutoHyphens/>
      <w:spacing w:before="240" w:after="120"/>
    </w:pPr>
    <w:rPr>
      <w:rFonts w:ascii="Liberation Sans" w:eastAsia="Microsoft YaHei" w:hAnsi="Liberation Sans" w:cs="Lucida Sans"/>
      <w:sz w:val="28"/>
      <w:szCs w:val="28"/>
    </w:rPr>
  </w:style>
  <w:style w:type="paragraph" w:styleId="BodyText">
    <w:name w:val="Body Text"/>
    <w:basedOn w:val="Normal"/>
    <w:rsid w:val="00726DB7"/>
    <w:pPr>
      <w:suppressAutoHyphens/>
      <w:spacing w:after="140" w:line="276" w:lineRule="auto"/>
    </w:pPr>
    <w:rPr>
      <w:rFonts w:ascii="Arial" w:hAnsi="Arial"/>
      <w:sz w:val="20"/>
    </w:rPr>
  </w:style>
  <w:style w:type="paragraph" w:styleId="List">
    <w:name w:val="List"/>
    <w:basedOn w:val="BodyText"/>
    <w:rsid w:val="00726DB7"/>
    <w:rPr>
      <w:rFonts w:cs="Lucida Sans"/>
    </w:rPr>
  </w:style>
  <w:style w:type="paragraph" w:styleId="Caption">
    <w:name w:val="caption"/>
    <w:basedOn w:val="Normal"/>
    <w:qFormat/>
    <w:rsid w:val="00726DB7"/>
    <w:pPr>
      <w:suppressLineNumbers/>
      <w:suppressAutoHyphens/>
      <w:spacing w:before="120" w:after="120"/>
    </w:pPr>
    <w:rPr>
      <w:rFonts w:ascii="Arial" w:hAnsi="Arial" w:cs="Lucida Sans"/>
      <w:i/>
      <w:iCs/>
    </w:rPr>
  </w:style>
  <w:style w:type="paragraph" w:customStyle="1" w:styleId="Index">
    <w:name w:val="Index"/>
    <w:basedOn w:val="Normal"/>
    <w:qFormat/>
    <w:rsid w:val="00726DB7"/>
    <w:pPr>
      <w:suppressLineNumbers/>
      <w:suppressAutoHyphens/>
    </w:pPr>
    <w:rPr>
      <w:rFonts w:ascii="Arial" w:hAnsi="Arial" w:cs="Lucida Sans"/>
      <w:sz w:val="20"/>
    </w:rPr>
  </w:style>
  <w:style w:type="paragraph" w:customStyle="1" w:styleId="Default">
    <w:name w:val="Default"/>
    <w:qFormat/>
    <w:rsid w:val="00CD1261"/>
    <w:rPr>
      <w:rFonts w:ascii="Times New Roman" w:eastAsia="Calibri" w:hAnsi="Times New Roman" w:cs="Times New Roman"/>
      <w:color w:val="000000"/>
      <w:sz w:val="24"/>
      <w:szCs w:val="24"/>
    </w:rPr>
  </w:style>
  <w:style w:type="paragraph" w:styleId="NoSpacing">
    <w:name w:val="No Spacing"/>
    <w:uiPriority w:val="1"/>
    <w:qFormat/>
    <w:rsid w:val="00CD1261"/>
    <w:rPr>
      <w:rFonts w:ascii="Arial" w:eastAsia="Times New Roman" w:hAnsi="Arial" w:cs="Times New Roman"/>
      <w:sz w:val="20"/>
      <w:szCs w:val="24"/>
    </w:rPr>
  </w:style>
  <w:style w:type="paragraph" w:styleId="CommentText">
    <w:name w:val="annotation text"/>
    <w:basedOn w:val="Normal"/>
    <w:link w:val="CommentTextChar"/>
    <w:uiPriority w:val="99"/>
    <w:unhideWhenUsed/>
    <w:qFormat/>
    <w:rsid w:val="00CD1261"/>
    <w:pPr>
      <w:suppressAutoHyphens/>
    </w:pPr>
    <w:rPr>
      <w:rFonts w:ascii="Arial" w:hAnsi="Arial"/>
      <w:sz w:val="20"/>
      <w:szCs w:val="20"/>
    </w:rPr>
  </w:style>
  <w:style w:type="paragraph" w:styleId="BalloonText">
    <w:name w:val="Balloon Text"/>
    <w:basedOn w:val="Normal"/>
    <w:link w:val="BalloonTextChar"/>
    <w:uiPriority w:val="99"/>
    <w:semiHidden/>
    <w:unhideWhenUsed/>
    <w:qFormat/>
    <w:rsid w:val="00CD1261"/>
    <w:pPr>
      <w:suppressAutoHyphens/>
    </w:pPr>
    <w:rPr>
      <w:rFonts w:ascii="Segoe UI" w:hAnsi="Segoe UI" w:cs="Segoe UI"/>
      <w:sz w:val="18"/>
      <w:szCs w:val="18"/>
    </w:rPr>
  </w:style>
  <w:style w:type="paragraph" w:styleId="NormalWeb">
    <w:name w:val="Normal (Web)"/>
    <w:basedOn w:val="Normal"/>
    <w:uiPriority w:val="99"/>
    <w:semiHidden/>
    <w:unhideWhenUsed/>
    <w:qFormat/>
    <w:rsid w:val="003B244A"/>
    <w:pPr>
      <w:suppressAutoHyphens/>
      <w:spacing w:beforeAutospacing="1" w:afterAutospacing="1"/>
    </w:pPr>
  </w:style>
  <w:style w:type="paragraph" w:styleId="ListParagraph">
    <w:name w:val="List Paragraph"/>
    <w:basedOn w:val="Normal"/>
    <w:uiPriority w:val="34"/>
    <w:qFormat/>
    <w:rsid w:val="003B244A"/>
    <w:pPr>
      <w:suppressAutoHyphens/>
      <w:ind w:left="720"/>
      <w:contextualSpacing/>
    </w:pPr>
    <w:rPr>
      <w:rFonts w:ascii="Arial" w:hAnsi="Arial"/>
      <w:sz w:val="20"/>
    </w:rPr>
  </w:style>
  <w:style w:type="paragraph" w:styleId="CommentSubject">
    <w:name w:val="annotation subject"/>
    <w:basedOn w:val="CommentText"/>
    <w:next w:val="CommentText"/>
    <w:link w:val="CommentSubjectChar"/>
    <w:uiPriority w:val="99"/>
    <w:semiHidden/>
    <w:unhideWhenUsed/>
    <w:qFormat/>
    <w:rsid w:val="004E461A"/>
    <w:rPr>
      <w:b/>
      <w:bCs/>
    </w:rPr>
  </w:style>
  <w:style w:type="paragraph" w:customStyle="1" w:styleId="yiv0411433326msolistparagraph">
    <w:name w:val="yiv0411433326msolistparagraph"/>
    <w:basedOn w:val="Normal"/>
    <w:qFormat/>
    <w:rsid w:val="00A73A6F"/>
    <w:pPr>
      <w:suppressAutoHyphens/>
      <w:spacing w:beforeAutospacing="1" w:afterAutospacing="1"/>
    </w:pPr>
  </w:style>
  <w:style w:type="paragraph" w:customStyle="1" w:styleId="EndNoteBibliographyTitle">
    <w:name w:val="EndNote Bibliography Title"/>
    <w:basedOn w:val="Normal"/>
    <w:link w:val="EndNoteBibliographyTitleChar"/>
    <w:qFormat/>
    <w:rsid w:val="00BC2BD8"/>
    <w:pPr>
      <w:suppressAutoHyphens/>
      <w:jc w:val="center"/>
    </w:pPr>
    <w:rPr>
      <w:rFonts w:ascii="Arial" w:hAnsi="Arial" w:cs="Arial"/>
      <w:sz w:val="20"/>
    </w:rPr>
  </w:style>
  <w:style w:type="paragraph" w:customStyle="1" w:styleId="EndNoteBibliography">
    <w:name w:val="EndNote Bibliography"/>
    <w:basedOn w:val="Normal"/>
    <w:link w:val="EndNoteBibliographyChar"/>
    <w:qFormat/>
    <w:rsid w:val="00BC2BD8"/>
    <w:pPr>
      <w:suppressAutoHyphens/>
      <w:jc w:val="both"/>
    </w:pPr>
    <w:rPr>
      <w:rFonts w:ascii="Arial" w:hAnsi="Arial" w:cs="Arial"/>
      <w:sz w:val="20"/>
    </w:rPr>
  </w:style>
  <w:style w:type="paragraph" w:styleId="Revision">
    <w:name w:val="Revision"/>
    <w:uiPriority w:val="99"/>
    <w:semiHidden/>
    <w:qFormat/>
    <w:rsid w:val="00987E73"/>
    <w:rPr>
      <w:rFonts w:ascii="Arial" w:eastAsia="Times New Roman" w:hAnsi="Arial" w:cs="Times New Roman"/>
      <w:sz w:val="20"/>
      <w:szCs w:val="24"/>
    </w:rPr>
  </w:style>
  <w:style w:type="table" w:styleId="TableGrid">
    <w:name w:val="Table Grid"/>
    <w:basedOn w:val="TableNormal"/>
    <w:uiPriority w:val="39"/>
    <w:rsid w:val="004E4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25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25997"/>
    <w:rPr>
      <w:rFonts w:ascii="Courier New" w:eastAsia="Times New Roman" w:hAnsi="Courier New" w:cs="Courier New"/>
      <w:sz w:val="20"/>
      <w:szCs w:val="20"/>
    </w:rPr>
  </w:style>
  <w:style w:type="character" w:customStyle="1" w:styleId="pg-5fc2">
    <w:name w:val="pg-5fc2"/>
    <w:basedOn w:val="DefaultParagraphFont"/>
    <w:rsid w:val="00F40122"/>
  </w:style>
  <w:style w:type="character" w:customStyle="1" w:styleId="a">
    <w:name w:val="_"/>
    <w:basedOn w:val="DefaultParagraphFont"/>
    <w:rsid w:val="00F40122"/>
  </w:style>
  <w:style w:type="character" w:styleId="PlaceholderText">
    <w:name w:val="Placeholder Text"/>
    <w:basedOn w:val="DefaultParagraphFont"/>
    <w:uiPriority w:val="99"/>
    <w:semiHidden/>
    <w:rsid w:val="00FC7501"/>
    <w:rPr>
      <w:color w:val="808080"/>
    </w:rPr>
  </w:style>
  <w:style w:type="character" w:customStyle="1" w:styleId="UnresolvedMention5">
    <w:name w:val="Unresolved Mention5"/>
    <w:basedOn w:val="DefaultParagraphFont"/>
    <w:uiPriority w:val="99"/>
    <w:semiHidden/>
    <w:unhideWhenUsed/>
    <w:rsid w:val="00CA276A"/>
    <w:rPr>
      <w:color w:val="605E5C"/>
      <w:shd w:val="clear" w:color="auto" w:fill="E1DFDD"/>
    </w:rPr>
  </w:style>
  <w:style w:type="character" w:customStyle="1" w:styleId="UnresolvedMention6">
    <w:name w:val="Unresolved Mention6"/>
    <w:basedOn w:val="DefaultParagraphFont"/>
    <w:uiPriority w:val="99"/>
    <w:semiHidden/>
    <w:unhideWhenUsed/>
    <w:rsid w:val="00AA184B"/>
    <w:rPr>
      <w:color w:val="605E5C"/>
      <w:shd w:val="clear" w:color="auto" w:fill="E1DFDD"/>
    </w:rPr>
  </w:style>
  <w:style w:type="paragraph" w:styleId="Header">
    <w:name w:val="header"/>
    <w:basedOn w:val="Normal"/>
    <w:link w:val="HeaderChar"/>
    <w:uiPriority w:val="99"/>
    <w:unhideWhenUsed/>
    <w:rsid w:val="00CA6C90"/>
    <w:pPr>
      <w:tabs>
        <w:tab w:val="center" w:pos="4680"/>
        <w:tab w:val="right" w:pos="9360"/>
      </w:tabs>
    </w:pPr>
  </w:style>
  <w:style w:type="character" w:customStyle="1" w:styleId="HeaderChar">
    <w:name w:val="Header Char"/>
    <w:basedOn w:val="DefaultParagraphFont"/>
    <w:link w:val="Header"/>
    <w:uiPriority w:val="99"/>
    <w:rsid w:val="00CA6C9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A6C90"/>
    <w:pPr>
      <w:tabs>
        <w:tab w:val="center" w:pos="4680"/>
        <w:tab w:val="right" w:pos="9360"/>
      </w:tabs>
    </w:pPr>
  </w:style>
  <w:style w:type="character" w:customStyle="1" w:styleId="FooterChar">
    <w:name w:val="Footer Char"/>
    <w:basedOn w:val="DefaultParagraphFont"/>
    <w:link w:val="Footer"/>
    <w:uiPriority w:val="99"/>
    <w:rsid w:val="00CA6C90"/>
    <w:rPr>
      <w:rFonts w:ascii="Times New Roman" w:eastAsia="Times New Roman" w:hAnsi="Times New Roman" w:cs="Times New Roman"/>
      <w:sz w:val="24"/>
      <w:szCs w:val="24"/>
    </w:rPr>
  </w:style>
  <w:style w:type="character" w:customStyle="1" w:styleId="UnresolvedMention7">
    <w:name w:val="Unresolved Mention7"/>
    <w:basedOn w:val="DefaultParagraphFont"/>
    <w:uiPriority w:val="99"/>
    <w:semiHidden/>
    <w:unhideWhenUsed/>
    <w:rsid w:val="002C67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6118">
      <w:bodyDiv w:val="1"/>
      <w:marLeft w:val="0"/>
      <w:marRight w:val="0"/>
      <w:marTop w:val="0"/>
      <w:marBottom w:val="0"/>
      <w:divBdr>
        <w:top w:val="none" w:sz="0" w:space="0" w:color="auto"/>
        <w:left w:val="none" w:sz="0" w:space="0" w:color="auto"/>
        <w:bottom w:val="none" w:sz="0" w:space="0" w:color="auto"/>
        <w:right w:val="none" w:sz="0" w:space="0" w:color="auto"/>
      </w:divBdr>
    </w:div>
    <w:div w:id="141778256">
      <w:bodyDiv w:val="1"/>
      <w:marLeft w:val="0"/>
      <w:marRight w:val="0"/>
      <w:marTop w:val="0"/>
      <w:marBottom w:val="0"/>
      <w:divBdr>
        <w:top w:val="none" w:sz="0" w:space="0" w:color="auto"/>
        <w:left w:val="none" w:sz="0" w:space="0" w:color="auto"/>
        <w:bottom w:val="none" w:sz="0" w:space="0" w:color="auto"/>
        <w:right w:val="none" w:sz="0" w:space="0" w:color="auto"/>
      </w:divBdr>
    </w:div>
    <w:div w:id="313797554">
      <w:bodyDiv w:val="1"/>
      <w:marLeft w:val="0"/>
      <w:marRight w:val="0"/>
      <w:marTop w:val="0"/>
      <w:marBottom w:val="0"/>
      <w:divBdr>
        <w:top w:val="none" w:sz="0" w:space="0" w:color="auto"/>
        <w:left w:val="none" w:sz="0" w:space="0" w:color="auto"/>
        <w:bottom w:val="none" w:sz="0" w:space="0" w:color="auto"/>
        <w:right w:val="none" w:sz="0" w:space="0" w:color="auto"/>
      </w:divBdr>
    </w:div>
    <w:div w:id="606733742">
      <w:bodyDiv w:val="1"/>
      <w:marLeft w:val="0"/>
      <w:marRight w:val="0"/>
      <w:marTop w:val="0"/>
      <w:marBottom w:val="0"/>
      <w:divBdr>
        <w:top w:val="none" w:sz="0" w:space="0" w:color="auto"/>
        <w:left w:val="none" w:sz="0" w:space="0" w:color="auto"/>
        <w:bottom w:val="none" w:sz="0" w:space="0" w:color="auto"/>
        <w:right w:val="none" w:sz="0" w:space="0" w:color="auto"/>
      </w:divBdr>
    </w:div>
    <w:div w:id="702242533">
      <w:bodyDiv w:val="1"/>
      <w:marLeft w:val="0"/>
      <w:marRight w:val="0"/>
      <w:marTop w:val="0"/>
      <w:marBottom w:val="0"/>
      <w:divBdr>
        <w:top w:val="none" w:sz="0" w:space="0" w:color="auto"/>
        <w:left w:val="none" w:sz="0" w:space="0" w:color="auto"/>
        <w:bottom w:val="none" w:sz="0" w:space="0" w:color="auto"/>
        <w:right w:val="none" w:sz="0" w:space="0" w:color="auto"/>
      </w:divBdr>
      <w:divsChild>
        <w:div w:id="1373727817">
          <w:marLeft w:val="0"/>
          <w:marRight w:val="0"/>
          <w:marTop w:val="0"/>
          <w:marBottom w:val="0"/>
          <w:divBdr>
            <w:top w:val="none" w:sz="0" w:space="0" w:color="auto"/>
            <w:left w:val="none" w:sz="0" w:space="0" w:color="auto"/>
            <w:bottom w:val="none" w:sz="0" w:space="0" w:color="auto"/>
            <w:right w:val="none" w:sz="0" w:space="0" w:color="auto"/>
          </w:divBdr>
        </w:div>
        <w:div w:id="1610239122">
          <w:marLeft w:val="0"/>
          <w:marRight w:val="0"/>
          <w:marTop w:val="0"/>
          <w:marBottom w:val="0"/>
          <w:divBdr>
            <w:top w:val="none" w:sz="0" w:space="0" w:color="auto"/>
            <w:left w:val="none" w:sz="0" w:space="0" w:color="auto"/>
            <w:bottom w:val="none" w:sz="0" w:space="0" w:color="auto"/>
            <w:right w:val="none" w:sz="0" w:space="0" w:color="auto"/>
          </w:divBdr>
        </w:div>
      </w:divsChild>
    </w:div>
    <w:div w:id="851262534">
      <w:bodyDiv w:val="1"/>
      <w:marLeft w:val="0"/>
      <w:marRight w:val="0"/>
      <w:marTop w:val="0"/>
      <w:marBottom w:val="0"/>
      <w:divBdr>
        <w:top w:val="none" w:sz="0" w:space="0" w:color="auto"/>
        <w:left w:val="none" w:sz="0" w:space="0" w:color="auto"/>
        <w:bottom w:val="none" w:sz="0" w:space="0" w:color="auto"/>
        <w:right w:val="none" w:sz="0" w:space="0" w:color="auto"/>
      </w:divBdr>
    </w:div>
    <w:div w:id="1492525302">
      <w:bodyDiv w:val="1"/>
      <w:marLeft w:val="0"/>
      <w:marRight w:val="0"/>
      <w:marTop w:val="0"/>
      <w:marBottom w:val="0"/>
      <w:divBdr>
        <w:top w:val="none" w:sz="0" w:space="0" w:color="auto"/>
        <w:left w:val="none" w:sz="0" w:space="0" w:color="auto"/>
        <w:bottom w:val="none" w:sz="0" w:space="0" w:color="auto"/>
        <w:right w:val="none" w:sz="0" w:space="0" w:color="auto"/>
      </w:divBdr>
    </w:div>
    <w:div w:id="1504780617">
      <w:bodyDiv w:val="1"/>
      <w:marLeft w:val="0"/>
      <w:marRight w:val="0"/>
      <w:marTop w:val="0"/>
      <w:marBottom w:val="0"/>
      <w:divBdr>
        <w:top w:val="none" w:sz="0" w:space="0" w:color="auto"/>
        <w:left w:val="none" w:sz="0" w:space="0" w:color="auto"/>
        <w:bottom w:val="none" w:sz="0" w:space="0" w:color="auto"/>
        <w:right w:val="none" w:sz="0" w:space="0" w:color="auto"/>
      </w:divBdr>
    </w:div>
    <w:div w:id="1557744698">
      <w:bodyDiv w:val="1"/>
      <w:marLeft w:val="0"/>
      <w:marRight w:val="0"/>
      <w:marTop w:val="0"/>
      <w:marBottom w:val="0"/>
      <w:divBdr>
        <w:top w:val="none" w:sz="0" w:space="0" w:color="auto"/>
        <w:left w:val="none" w:sz="0" w:space="0" w:color="auto"/>
        <w:bottom w:val="none" w:sz="0" w:space="0" w:color="auto"/>
        <w:right w:val="none" w:sz="0" w:space="0" w:color="auto"/>
      </w:divBdr>
    </w:div>
    <w:div w:id="1558317946">
      <w:bodyDiv w:val="1"/>
      <w:marLeft w:val="0"/>
      <w:marRight w:val="0"/>
      <w:marTop w:val="0"/>
      <w:marBottom w:val="0"/>
      <w:divBdr>
        <w:top w:val="none" w:sz="0" w:space="0" w:color="auto"/>
        <w:left w:val="none" w:sz="0" w:space="0" w:color="auto"/>
        <w:bottom w:val="none" w:sz="0" w:space="0" w:color="auto"/>
        <w:right w:val="none" w:sz="0" w:space="0" w:color="auto"/>
      </w:divBdr>
    </w:div>
    <w:div w:id="2037459640">
      <w:bodyDiv w:val="1"/>
      <w:marLeft w:val="0"/>
      <w:marRight w:val="0"/>
      <w:marTop w:val="0"/>
      <w:marBottom w:val="0"/>
      <w:divBdr>
        <w:top w:val="none" w:sz="0" w:space="0" w:color="auto"/>
        <w:left w:val="none" w:sz="0" w:space="0" w:color="auto"/>
        <w:bottom w:val="none" w:sz="0" w:space="0" w:color="auto"/>
        <w:right w:val="none" w:sz="0" w:space="0" w:color="auto"/>
      </w:divBdr>
    </w:div>
    <w:div w:id="2123261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microsoft.com/office/2007/relationships/stylesWithEffects" Target="stylesWithEffects.xml"/><Relationship Id="rId50" Type="http://schemas.openxmlformats.org/officeDocument/2006/relationships/footnotes" Target="footnotes.xml"/><Relationship Id="rId55" Type="http://schemas.openxmlformats.org/officeDocument/2006/relationships/comments" Target="comments.xml"/><Relationship Id="rId63" Type="http://schemas.openxmlformats.org/officeDocument/2006/relationships/image" Target="media/image8.png"/><Relationship Id="rId68" Type="http://schemas.openxmlformats.org/officeDocument/2006/relationships/image" Target="media/image13.png"/><Relationship Id="rId76" Type="http://schemas.microsoft.com/office/2011/relationships/commentsExtended" Target="commentsExtended.xml"/><Relationship Id="rId7" Type="http://schemas.openxmlformats.org/officeDocument/2006/relationships/customXml" Target="../customXml/item7.xml"/><Relationship Id="rId71"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numbering" Target="numbering.xml"/><Relationship Id="rId53" Type="http://schemas.openxmlformats.org/officeDocument/2006/relationships/hyperlink" Target="https://en.wikipedia.org/wiki/Training_data"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2.png"/><Relationship Id="rId61" Type="http://schemas.openxmlformats.org/officeDocument/2006/relationships/image" Target="media/image6.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yperlink" Target="https://en.wikipedia.org/wiki/Statistical_model"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image" Target="media/image1.png"/><Relationship Id="rId64" Type="http://schemas.openxmlformats.org/officeDocument/2006/relationships/image" Target="media/image9.png"/><Relationship Id="rId69" Type="http://schemas.openxmlformats.org/officeDocument/2006/relationships/image" Target="media/image14.png"/><Relationship Id="rId77" Type="http://schemas.microsoft.com/office/2016/09/relationships/commentsIds" Target="commentsIds.xm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styles" Target="styles.xml"/><Relationship Id="rId59" Type="http://schemas.openxmlformats.org/officeDocument/2006/relationships/image" Target="media/image4.png"/><Relationship Id="rId67" Type="http://schemas.openxmlformats.org/officeDocument/2006/relationships/image" Target="media/image12.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hyperlink" Target="https://en.wikipedia.org/wiki/Mathematical_model"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11.xml><?xml version="1.0" encoding="utf-8"?>
<b:Sources xmlns:b="http://schemas.openxmlformats.org/officeDocument/2006/bibliography" xmlns="http://schemas.openxmlformats.org/officeDocument/2006/bibliography" SelectedStyle="\APASixthEditionOfficeOnline.xsl" StyleName="APA" Version="6"/>
</file>

<file path=customXml/item12.xml><?xml version="1.0" encoding="utf-8"?>
<b:Sources xmlns:b="http://schemas.openxmlformats.org/officeDocument/2006/bibliography" xmlns="http://schemas.openxmlformats.org/officeDocument/2006/bibliography" SelectedStyle="\APASixthEditionOfficeOnline.xsl" StyleName="APA" Version="6"/>
</file>

<file path=customXml/item13.xml><?xml version="1.0" encoding="utf-8"?>
<b:Sources xmlns:b="http://schemas.openxmlformats.org/officeDocument/2006/bibliography" xmlns="http://schemas.openxmlformats.org/officeDocument/2006/bibliography" SelectedStyle="\APASixthEditionOfficeOnline.xsl" StyleName="APA" Version="6"/>
</file>

<file path=customXml/item14.xml><?xml version="1.0" encoding="utf-8"?>
<b:Sources xmlns:b="http://schemas.openxmlformats.org/officeDocument/2006/bibliography" xmlns="http://schemas.openxmlformats.org/officeDocument/2006/bibliography" SelectedStyle="\APASixthEditionOfficeOnline.xsl" StyleName="APA" Version="6"/>
</file>

<file path=customXml/item15.xml><?xml version="1.0" encoding="utf-8"?>
<b:Sources xmlns:b="http://schemas.openxmlformats.org/officeDocument/2006/bibliography" xmlns="http://schemas.openxmlformats.org/officeDocument/2006/bibliography" SelectedStyle="\APASixthEditionOfficeOnline.xsl" StyleName="APA" Version="6"/>
</file>

<file path=customXml/item16.xml><?xml version="1.0" encoding="utf-8"?>
<b:Sources xmlns:b="http://schemas.openxmlformats.org/officeDocument/2006/bibliography" xmlns="http://schemas.openxmlformats.org/officeDocument/2006/bibliography" SelectedStyle="\APASixthEditionOfficeOnline.xsl" StyleName="APA" Version="6"/>
</file>

<file path=customXml/item17.xml><?xml version="1.0" encoding="utf-8"?>
<b:Sources xmlns:b="http://schemas.openxmlformats.org/officeDocument/2006/bibliography" xmlns="http://schemas.openxmlformats.org/officeDocument/2006/bibliography" SelectedStyle="\APASixthEditionOfficeOnline.xsl" StyleName="APA" Version="6"/>
</file>

<file path=customXml/item18.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20.xml><?xml version="1.0" encoding="utf-8"?>
<b:Sources xmlns:b="http://schemas.openxmlformats.org/officeDocument/2006/bibliography" xmlns="http://schemas.openxmlformats.org/officeDocument/2006/bibliography" SelectedStyle="\APASixthEditionOfficeOnline.xsl" StyleName="APA" Version="6"/>
</file>

<file path=customXml/item21.xml><?xml version="1.0" encoding="utf-8"?>
<b:Sources xmlns:b="http://schemas.openxmlformats.org/officeDocument/2006/bibliography" xmlns="http://schemas.openxmlformats.org/officeDocument/2006/bibliography" SelectedStyle="\APASixthEditionOfficeOnline.xsl" StyleName="APA" Version="6"/>
</file>

<file path=customXml/item22.xml><?xml version="1.0" encoding="utf-8"?>
<b:Sources xmlns:b="http://schemas.openxmlformats.org/officeDocument/2006/bibliography" xmlns="http://schemas.openxmlformats.org/officeDocument/2006/bibliography" SelectedStyle="\APASixthEditionOfficeOnline.xsl" StyleName="APA" Version="6"/>
</file>

<file path=customXml/item23.xml><?xml version="1.0" encoding="utf-8"?>
<b:Sources xmlns:b="http://schemas.openxmlformats.org/officeDocument/2006/bibliography" xmlns="http://schemas.openxmlformats.org/officeDocument/2006/bibliography" SelectedStyle="\APASixthEditionOfficeOnline.xsl" StyleName="APA" Version="6"/>
</file>

<file path=customXml/item24.xml><?xml version="1.0" encoding="utf-8"?>
<b:Sources xmlns:b="http://schemas.openxmlformats.org/officeDocument/2006/bibliography" xmlns="http://schemas.openxmlformats.org/officeDocument/2006/bibliography" SelectedStyle="\APASixthEditionOfficeOnline.xsl" StyleName="APA" Version="6"/>
</file>

<file path=customXml/item25.xml><?xml version="1.0" encoding="utf-8"?>
<b:Sources xmlns:b="http://schemas.openxmlformats.org/officeDocument/2006/bibliography" xmlns="http://schemas.openxmlformats.org/officeDocument/2006/bibliography" SelectedStyle="\APASixthEditionOfficeOnline.xsl" StyleName="APA" Version="6"/>
</file>

<file path=customXml/item26.xml><?xml version="1.0" encoding="utf-8"?>
<b:Sources xmlns:b="http://schemas.openxmlformats.org/officeDocument/2006/bibliography" xmlns="http://schemas.openxmlformats.org/officeDocument/2006/bibliography" SelectedStyle="\APASixthEditionOfficeOnline.xsl" StyleName="APA" Version="6"/>
</file>

<file path=customXml/item27.xml><?xml version="1.0" encoding="utf-8"?>
<b:Sources xmlns:b="http://schemas.openxmlformats.org/officeDocument/2006/bibliography" xmlns="http://schemas.openxmlformats.org/officeDocument/2006/bibliography" SelectedStyle="\APASixthEditionOfficeOnline.xsl" StyleName="APA" Version="6"/>
</file>

<file path=customXml/item28.xml><?xml version="1.0" encoding="utf-8"?>
<b:Sources xmlns:b="http://schemas.openxmlformats.org/officeDocument/2006/bibliography" xmlns="http://schemas.openxmlformats.org/officeDocument/2006/bibliography" SelectedStyle="\APASixthEditionOfficeOnline.xsl" StyleName="APA" Version="6"/>
</file>

<file path=customXml/item29.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30.xml><?xml version="1.0" encoding="utf-8"?>
<b:Sources xmlns:b="http://schemas.openxmlformats.org/officeDocument/2006/bibliography" xmlns="http://schemas.openxmlformats.org/officeDocument/2006/bibliography" SelectedStyle="\APASixthEditionOfficeOnline.xsl" StyleName="APA" Version="6"/>
</file>

<file path=customXml/item31.xml><?xml version="1.0" encoding="utf-8"?>
<b:Sources xmlns:b="http://schemas.openxmlformats.org/officeDocument/2006/bibliography" xmlns="http://schemas.openxmlformats.org/officeDocument/2006/bibliography" SelectedStyle="\APASixthEditionOfficeOnline.xsl" StyleName="APA" Version="6"/>
</file>

<file path=customXml/item32.xml><?xml version="1.0" encoding="utf-8"?>
<b:Sources xmlns:b="http://schemas.openxmlformats.org/officeDocument/2006/bibliography" xmlns="http://schemas.openxmlformats.org/officeDocument/2006/bibliography" SelectedStyle="\APASixthEditionOfficeOnline.xsl" StyleName="APA" Version="6"/>
</file>

<file path=customXml/item33.xml><?xml version="1.0" encoding="utf-8"?>
<b:Sources xmlns:b="http://schemas.openxmlformats.org/officeDocument/2006/bibliography" xmlns="http://schemas.openxmlformats.org/officeDocument/2006/bibliography" SelectedStyle="\APASixthEditionOfficeOnline.xsl" StyleName="APA" Version="6"/>
</file>

<file path=customXml/item34.xml><?xml version="1.0" encoding="utf-8"?>
<b:Sources xmlns:b="http://schemas.openxmlformats.org/officeDocument/2006/bibliography" xmlns="http://schemas.openxmlformats.org/officeDocument/2006/bibliography" SelectedStyle="\APASixthEditionOfficeOnline.xsl" StyleName="APA" Version="6"/>
</file>

<file path=customXml/item35.xml><?xml version="1.0" encoding="utf-8"?>
<b:Sources xmlns:b="http://schemas.openxmlformats.org/officeDocument/2006/bibliography" xmlns="http://schemas.openxmlformats.org/officeDocument/2006/bibliography" SelectedStyle="\APASixthEditionOfficeOnline.xsl" StyleName="APA" Version="6"/>
</file>

<file path=customXml/item36.xml><?xml version="1.0" encoding="utf-8"?>
<b:Sources xmlns:b="http://schemas.openxmlformats.org/officeDocument/2006/bibliography" xmlns="http://schemas.openxmlformats.org/officeDocument/2006/bibliography" SelectedStyle="\APASixthEditionOfficeOnline.xsl" StyleName="APA" Version="6"/>
</file>

<file path=customXml/item37.xml><?xml version="1.0" encoding="utf-8"?>
<b:Sources xmlns:b="http://schemas.openxmlformats.org/officeDocument/2006/bibliography" xmlns="http://schemas.openxmlformats.org/officeDocument/2006/bibliography" SelectedStyle="\APASixthEditionOfficeOnline.xsl" StyleName="APA" Version="6"/>
</file>

<file path=customXml/item38.xml><?xml version="1.0" encoding="utf-8"?>
<b:Sources xmlns:b="http://schemas.openxmlformats.org/officeDocument/2006/bibliography" xmlns="http://schemas.openxmlformats.org/officeDocument/2006/bibliography" SelectedStyle="\APASixthEditionOfficeOnline.xsl" StyleName="APA" Version="6"/>
</file>

<file path=customXml/item39.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40.xml><?xml version="1.0" encoding="utf-8"?>
<b:Sources xmlns:b="http://schemas.openxmlformats.org/officeDocument/2006/bibliography" xmlns="http://schemas.openxmlformats.org/officeDocument/2006/bibliography" SelectedStyle="\APASixthEditionOfficeOnline.xsl" StyleName="APA" Version="6"/>
</file>

<file path=customXml/item41.xml><?xml version="1.0" encoding="utf-8"?>
<b:Sources xmlns:b="http://schemas.openxmlformats.org/officeDocument/2006/bibliography" xmlns="http://schemas.openxmlformats.org/officeDocument/2006/bibliography" SelectedStyle="\APASixthEditionOfficeOnline.xsl" StyleName="APA" Version="6"/>
</file>

<file path=customXml/item42.xml><?xml version="1.0" encoding="utf-8"?>
<b:Sources xmlns:b="http://schemas.openxmlformats.org/officeDocument/2006/bibliography" xmlns="http://schemas.openxmlformats.org/officeDocument/2006/bibliography" SelectedStyle="\APASixthEditionOfficeOnline.xsl" StyleName="APA" Version="6"/>
</file>

<file path=customXml/item43.xml><?xml version="1.0" encoding="utf-8"?>
<b:Sources xmlns:b="http://schemas.openxmlformats.org/officeDocument/2006/bibliography" xmlns="http://schemas.openxmlformats.org/officeDocument/2006/bibliography" SelectedStyle="\APASixthEditionOfficeOnline.xsl" StyleName="APA" Version="6"/>
</file>

<file path=customXml/item4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5B12D-849E-4F40-B2D3-20CE0B7FF92A}">
  <ds:schemaRefs>
    <ds:schemaRef ds:uri="http://schemas.openxmlformats.org/officeDocument/2006/bibliography"/>
  </ds:schemaRefs>
</ds:datastoreItem>
</file>

<file path=customXml/itemProps10.xml><?xml version="1.0" encoding="utf-8"?>
<ds:datastoreItem xmlns:ds="http://schemas.openxmlformats.org/officeDocument/2006/customXml" ds:itemID="{5A069039-D8E0-4AF1-BB0C-CFC4AA2796F0}">
  <ds:schemaRefs>
    <ds:schemaRef ds:uri="http://schemas.openxmlformats.org/officeDocument/2006/bibliography"/>
  </ds:schemaRefs>
</ds:datastoreItem>
</file>

<file path=customXml/itemProps11.xml><?xml version="1.0" encoding="utf-8"?>
<ds:datastoreItem xmlns:ds="http://schemas.openxmlformats.org/officeDocument/2006/customXml" ds:itemID="{8A1139E9-58B7-4DA2-88B2-6B627CDB7E56}">
  <ds:schemaRefs>
    <ds:schemaRef ds:uri="http://schemas.openxmlformats.org/officeDocument/2006/bibliography"/>
  </ds:schemaRefs>
</ds:datastoreItem>
</file>

<file path=customXml/itemProps12.xml><?xml version="1.0" encoding="utf-8"?>
<ds:datastoreItem xmlns:ds="http://schemas.openxmlformats.org/officeDocument/2006/customXml" ds:itemID="{308B563A-8E79-44B4-A98D-B3868650C724}">
  <ds:schemaRefs>
    <ds:schemaRef ds:uri="http://schemas.openxmlformats.org/officeDocument/2006/bibliography"/>
  </ds:schemaRefs>
</ds:datastoreItem>
</file>

<file path=customXml/itemProps13.xml><?xml version="1.0" encoding="utf-8"?>
<ds:datastoreItem xmlns:ds="http://schemas.openxmlformats.org/officeDocument/2006/customXml" ds:itemID="{F70EE252-FCEA-420A-AFFD-AE77093E69C0}">
  <ds:schemaRefs>
    <ds:schemaRef ds:uri="http://schemas.openxmlformats.org/officeDocument/2006/bibliography"/>
  </ds:schemaRefs>
</ds:datastoreItem>
</file>

<file path=customXml/itemProps14.xml><?xml version="1.0" encoding="utf-8"?>
<ds:datastoreItem xmlns:ds="http://schemas.openxmlformats.org/officeDocument/2006/customXml" ds:itemID="{2BDFBB4A-F76F-4C40-B883-AE1A60BD25BB}">
  <ds:schemaRefs>
    <ds:schemaRef ds:uri="http://schemas.openxmlformats.org/officeDocument/2006/bibliography"/>
  </ds:schemaRefs>
</ds:datastoreItem>
</file>

<file path=customXml/itemProps15.xml><?xml version="1.0" encoding="utf-8"?>
<ds:datastoreItem xmlns:ds="http://schemas.openxmlformats.org/officeDocument/2006/customXml" ds:itemID="{77534BD1-8165-4F2A-956D-CF038D70979C}">
  <ds:schemaRefs>
    <ds:schemaRef ds:uri="http://schemas.openxmlformats.org/officeDocument/2006/bibliography"/>
  </ds:schemaRefs>
</ds:datastoreItem>
</file>

<file path=customXml/itemProps16.xml><?xml version="1.0" encoding="utf-8"?>
<ds:datastoreItem xmlns:ds="http://schemas.openxmlformats.org/officeDocument/2006/customXml" ds:itemID="{91DFC39E-52A6-4066-A011-A839F1C681CD}">
  <ds:schemaRefs>
    <ds:schemaRef ds:uri="http://schemas.openxmlformats.org/officeDocument/2006/bibliography"/>
  </ds:schemaRefs>
</ds:datastoreItem>
</file>

<file path=customXml/itemProps17.xml><?xml version="1.0" encoding="utf-8"?>
<ds:datastoreItem xmlns:ds="http://schemas.openxmlformats.org/officeDocument/2006/customXml" ds:itemID="{BAC81ED6-0251-4356-A7E5-5CEF855B9A7A}">
  <ds:schemaRefs>
    <ds:schemaRef ds:uri="http://schemas.openxmlformats.org/officeDocument/2006/bibliography"/>
  </ds:schemaRefs>
</ds:datastoreItem>
</file>

<file path=customXml/itemProps18.xml><?xml version="1.0" encoding="utf-8"?>
<ds:datastoreItem xmlns:ds="http://schemas.openxmlformats.org/officeDocument/2006/customXml" ds:itemID="{54DE6732-5811-4C86-8948-02A6CB76E2EA}">
  <ds:schemaRefs>
    <ds:schemaRef ds:uri="http://schemas.openxmlformats.org/officeDocument/2006/bibliography"/>
  </ds:schemaRefs>
</ds:datastoreItem>
</file>

<file path=customXml/itemProps19.xml><?xml version="1.0" encoding="utf-8"?>
<ds:datastoreItem xmlns:ds="http://schemas.openxmlformats.org/officeDocument/2006/customXml" ds:itemID="{D5733B00-73B1-44B3-B8E6-B5423699C606}">
  <ds:schemaRefs>
    <ds:schemaRef ds:uri="http://schemas.openxmlformats.org/officeDocument/2006/bibliography"/>
  </ds:schemaRefs>
</ds:datastoreItem>
</file>

<file path=customXml/itemProps2.xml><?xml version="1.0" encoding="utf-8"?>
<ds:datastoreItem xmlns:ds="http://schemas.openxmlformats.org/officeDocument/2006/customXml" ds:itemID="{DEC8EE7C-73C0-446A-B064-064F5D7DF9F0}">
  <ds:schemaRefs>
    <ds:schemaRef ds:uri="http://schemas.openxmlformats.org/officeDocument/2006/bibliography"/>
  </ds:schemaRefs>
</ds:datastoreItem>
</file>

<file path=customXml/itemProps20.xml><?xml version="1.0" encoding="utf-8"?>
<ds:datastoreItem xmlns:ds="http://schemas.openxmlformats.org/officeDocument/2006/customXml" ds:itemID="{822F626D-DFCD-4AC1-87E3-6B7BAC43F035}">
  <ds:schemaRefs>
    <ds:schemaRef ds:uri="http://schemas.openxmlformats.org/officeDocument/2006/bibliography"/>
  </ds:schemaRefs>
</ds:datastoreItem>
</file>

<file path=customXml/itemProps21.xml><?xml version="1.0" encoding="utf-8"?>
<ds:datastoreItem xmlns:ds="http://schemas.openxmlformats.org/officeDocument/2006/customXml" ds:itemID="{9B49D144-FC73-4428-BB96-8834719B8140}">
  <ds:schemaRefs>
    <ds:schemaRef ds:uri="http://schemas.openxmlformats.org/officeDocument/2006/bibliography"/>
  </ds:schemaRefs>
</ds:datastoreItem>
</file>

<file path=customXml/itemProps22.xml><?xml version="1.0" encoding="utf-8"?>
<ds:datastoreItem xmlns:ds="http://schemas.openxmlformats.org/officeDocument/2006/customXml" ds:itemID="{1DC13352-0941-467E-9714-EE8F6A541866}">
  <ds:schemaRefs>
    <ds:schemaRef ds:uri="http://schemas.openxmlformats.org/officeDocument/2006/bibliography"/>
  </ds:schemaRefs>
</ds:datastoreItem>
</file>

<file path=customXml/itemProps23.xml><?xml version="1.0" encoding="utf-8"?>
<ds:datastoreItem xmlns:ds="http://schemas.openxmlformats.org/officeDocument/2006/customXml" ds:itemID="{E7FC6ABB-04FD-4AA8-A881-78C487568F3B}">
  <ds:schemaRefs>
    <ds:schemaRef ds:uri="http://schemas.openxmlformats.org/officeDocument/2006/bibliography"/>
  </ds:schemaRefs>
</ds:datastoreItem>
</file>

<file path=customXml/itemProps24.xml><?xml version="1.0" encoding="utf-8"?>
<ds:datastoreItem xmlns:ds="http://schemas.openxmlformats.org/officeDocument/2006/customXml" ds:itemID="{7621F69D-F02E-4B3D-A3B5-58B4DD0D90DF}">
  <ds:schemaRefs>
    <ds:schemaRef ds:uri="http://schemas.openxmlformats.org/officeDocument/2006/bibliography"/>
  </ds:schemaRefs>
</ds:datastoreItem>
</file>

<file path=customXml/itemProps25.xml><?xml version="1.0" encoding="utf-8"?>
<ds:datastoreItem xmlns:ds="http://schemas.openxmlformats.org/officeDocument/2006/customXml" ds:itemID="{745FBCB2-7A92-4E00-9B33-BAD51DF52ACC}">
  <ds:schemaRefs>
    <ds:schemaRef ds:uri="http://schemas.openxmlformats.org/officeDocument/2006/bibliography"/>
  </ds:schemaRefs>
</ds:datastoreItem>
</file>

<file path=customXml/itemProps26.xml><?xml version="1.0" encoding="utf-8"?>
<ds:datastoreItem xmlns:ds="http://schemas.openxmlformats.org/officeDocument/2006/customXml" ds:itemID="{48EEF1EB-41F3-430A-B402-33DE271C4D7E}">
  <ds:schemaRefs>
    <ds:schemaRef ds:uri="http://schemas.openxmlformats.org/officeDocument/2006/bibliography"/>
  </ds:schemaRefs>
</ds:datastoreItem>
</file>

<file path=customXml/itemProps27.xml><?xml version="1.0" encoding="utf-8"?>
<ds:datastoreItem xmlns:ds="http://schemas.openxmlformats.org/officeDocument/2006/customXml" ds:itemID="{766C5BA0-1B41-444C-99D5-0D7B601A7024}">
  <ds:schemaRefs>
    <ds:schemaRef ds:uri="http://schemas.openxmlformats.org/officeDocument/2006/bibliography"/>
  </ds:schemaRefs>
</ds:datastoreItem>
</file>

<file path=customXml/itemProps28.xml><?xml version="1.0" encoding="utf-8"?>
<ds:datastoreItem xmlns:ds="http://schemas.openxmlformats.org/officeDocument/2006/customXml" ds:itemID="{CA0493E5-35D4-4126-A680-E4DFDB6438E9}">
  <ds:schemaRefs>
    <ds:schemaRef ds:uri="http://schemas.openxmlformats.org/officeDocument/2006/bibliography"/>
  </ds:schemaRefs>
</ds:datastoreItem>
</file>

<file path=customXml/itemProps29.xml><?xml version="1.0" encoding="utf-8"?>
<ds:datastoreItem xmlns:ds="http://schemas.openxmlformats.org/officeDocument/2006/customXml" ds:itemID="{792F0BF3-DA66-43BC-B78E-EF7AD4812A39}">
  <ds:schemaRefs>
    <ds:schemaRef ds:uri="http://schemas.openxmlformats.org/officeDocument/2006/bibliography"/>
  </ds:schemaRefs>
</ds:datastoreItem>
</file>

<file path=customXml/itemProps3.xml><?xml version="1.0" encoding="utf-8"?>
<ds:datastoreItem xmlns:ds="http://schemas.openxmlformats.org/officeDocument/2006/customXml" ds:itemID="{3A09565E-F57D-46DE-83FF-608D9E422859}">
  <ds:schemaRefs>
    <ds:schemaRef ds:uri="http://schemas.openxmlformats.org/officeDocument/2006/bibliography"/>
  </ds:schemaRefs>
</ds:datastoreItem>
</file>

<file path=customXml/itemProps30.xml><?xml version="1.0" encoding="utf-8"?>
<ds:datastoreItem xmlns:ds="http://schemas.openxmlformats.org/officeDocument/2006/customXml" ds:itemID="{B3C7DD15-5679-459C-BF10-E29F0A1BFACC}">
  <ds:schemaRefs>
    <ds:schemaRef ds:uri="http://schemas.openxmlformats.org/officeDocument/2006/bibliography"/>
  </ds:schemaRefs>
</ds:datastoreItem>
</file>

<file path=customXml/itemProps31.xml><?xml version="1.0" encoding="utf-8"?>
<ds:datastoreItem xmlns:ds="http://schemas.openxmlformats.org/officeDocument/2006/customXml" ds:itemID="{1372AA40-36C0-429C-8E3A-3BE3D6670BA9}">
  <ds:schemaRefs>
    <ds:schemaRef ds:uri="http://schemas.openxmlformats.org/officeDocument/2006/bibliography"/>
  </ds:schemaRefs>
</ds:datastoreItem>
</file>

<file path=customXml/itemProps32.xml><?xml version="1.0" encoding="utf-8"?>
<ds:datastoreItem xmlns:ds="http://schemas.openxmlformats.org/officeDocument/2006/customXml" ds:itemID="{A0649A0C-023A-49A3-B3E8-4592109229ED}">
  <ds:schemaRefs>
    <ds:schemaRef ds:uri="http://schemas.openxmlformats.org/officeDocument/2006/bibliography"/>
  </ds:schemaRefs>
</ds:datastoreItem>
</file>

<file path=customXml/itemProps33.xml><?xml version="1.0" encoding="utf-8"?>
<ds:datastoreItem xmlns:ds="http://schemas.openxmlformats.org/officeDocument/2006/customXml" ds:itemID="{2DC390D2-61C0-4AD1-93DD-7BCD0149A342}">
  <ds:schemaRefs>
    <ds:schemaRef ds:uri="http://schemas.openxmlformats.org/officeDocument/2006/bibliography"/>
  </ds:schemaRefs>
</ds:datastoreItem>
</file>

<file path=customXml/itemProps34.xml><?xml version="1.0" encoding="utf-8"?>
<ds:datastoreItem xmlns:ds="http://schemas.openxmlformats.org/officeDocument/2006/customXml" ds:itemID="{CE727E1A-1CD5-4502-8167-EA80C0D4CAD7}">
  <ds:schemaRefs>
    <ds:schemaRef ds:uri="http://schemas.openxmlformats.org/officeDocument/2006/bibliography"/>
  </ds:schemaRefs>
</ds:datastoreItem>
</file>

<file path=customXml/itemProps35.xml><?xml version="1.0" encoding="utf-8"?>
<ds:datastoreItem xmlns:ds="http://schemas.openxmlformats.org/officeDocument/2006/customXml" ds:itemID="{FF18D3A8-3471-4E48-AD74-A72C717CB149}">
  <ds:schemaRefs>
    <ds:schemaRef ds:uri="http://schemas.openxmlformats.org/officeDocument/2006/bibliography"/>
  </ds:schemaRefs>
</ds:datastoreItem>
</file>

<file path=customXml/itemProps36.xml><?xml version="1.0" encoding="utf-8"?>
<ds:datastoreItem xmlns:ds="http://schemas.openxmlformats.org/officeDocument/2006/customXml" ds:itemID="{A73EEB8C-1F90-420A-A1A7-56BEAA5EBD85}">
  <ds:schemaRefs>
    <ds:schemaRef ds:uri="http://schemas.openxmlformats.org/officeDocument/2006/bibliography"/>
  </ds:schemaRefs>
</ds:datastoreItem>
</file>

<file path=customXml/itemProps37.xml><?xml version="1.0" encoding="utf-8"?>
<ds:datastoreItem xmlns:ds="http://schemas.openxmlformats.org/officeDocument/2006/customXml" ds:itemID="{6BE5B12B-8DF0-43C8-9D58-AE40A6A48E96}">
  <ds:schemaRefs>
    <ds:schemaRef ds:uri="http://schemas.openxmlformats.org/officeDocument/2006/bibliography"/>
  </ds:schemaRefs>
</ds:datastoreItem>
</file>

<file path=customXml/itemProps38.xml><?xml version="1.0" encoding="utf-8"?>
<ds:datastoreItem xmlns:ds="http://schemas.openxmlformats.org/officeDocument/2006/customXml" ds:itemID="{A89052E8-F9E7-4104-B9CF-19053AF21B74}">
  <ds:schemaRefs>
    <ds:schemaRef ds:uri="http://schemas.openxmlformats.org/officeDocument/2006/bibliography"/>
  </ds:schemaRefs>
</ds:datastoreItem>
</file>

<file path=customXml/itemProps39.xml><?xml version="1.0" encoding="utf-8"?>
<ds:datastoreItem xmlns:ds="http://schemas.openxmlformats.org/officeDocument/2006/customXml" ds:itemID="{3EC48962-3393-4E76-BF26-D5A7E9BE03C1}">
  <ds:schemaRefs>
    <ds:schemaRef ds:uri="http://schemas.openxmlformats.org/officeDocument/2006/bibliography"/>
  </ds:schemaRefs>
</ds:datastoreItem>
</file>

<file path=customXml/itemProps4.xml><?xml version="1.0" encoding="utf-8"?>
<ds:datastoreItem xmlns:ds="http://schemas.openxmlformats.org/officeDocument/2006/customXml" ds:itemID="{5F7C997A-9F83-411D-BE23-2F92B90AF09B}">
  <ds:schemaRefs>
    <ds:schemaRef ds:uri="http://schemas.openxmlformats.org/officeDocument/2006/bibliography"/>
  </ds:schemaRefs>
</ds:datastoreItem>
</file>

<file path=customXml/itemProps40.xml><?xml version="1.0" encoding="utf-8"?>
<ds:datastoreItem xmlns:ds="http://schemas.openxmlformats.org/officeDocument/2006/customXml" ds:itemID="{8533129A-33A0-4E78-BB5E-54FE551DFF7F}">
  <ds:schemaRefs>
    <ds:schemaRef ds:uri="http://schemas.openxmlformats.org/officeDocument/2006/bibliography"/>
  </ds:schemaRefs>
</ds:datastoreItem>
</file>

<file path=customXml/itemProps41.xml><?xml version="1.0" encoding="utf-8"?>
<ds:datastoreItem xmlns:ds="http://schemas.openxmlformats.org/officeDocument/2006/customXml" ds:itemID="{5E452F65-DE3B-4146-B0A6-1E6FB83C8247}">
  <ds:schemaRefs>
    <ds:schemaRef ds:uri="http://schemas.openxmlformats.org/officeDocument/2006/bibliography"/>
  </ds:schemaRefs>
</ds:datastoreItem>
</file>

<file path=customXml/itemProps42.xml><?xml version="1.0" encoding="utf-8"?>
<ds:datastoreItem xmlns:ds="http://schemas.openxmlformats.org/officeDocument/2006/customXml" ds:itemID="{B2690BF1-D3EF-4DD3-8806-7ED30318F8D3}">
  <ds:schemaRefs>
    <ds:schemaRef ds:uri="http://schemas.openxmlformats.org/officeDocument/2006/bibliography"/>
  </ds:schemaRefs>
</ds:datastoreItem>
</file>

<file path=customXml/itemProps43.xml><?xml version="1.0" encoding="utf-8"?>
<ds:datastoreItem xmlns:ds="http://schemas.openxmlformats.org/officeDocument/2006/customXml" ds:itemID="{521483DE-97D7-4A12-8E55-8E094B04F862}">
  <ds:schemaRefs>
    <ds:schemaRef ds:uri="http://schemas.openxmlformats.org/officeDocument/2006/bibliography"/>
  </ds:schemaRefs>
</ds:datastoreItem>
</file>

<file path=customXml/itemProps44.xml><?xml version="1.0" encoding="utf-8"?>
<ds:datastoreItem xmlns:ds="http://schemas.openxmlformats.org/officeDocument/2006/customXml" ds:itemID="{8D3E9093-E9B0-4D83-943D-3EAB576489AC}">
  <ds:schemaRefs>
    <ds:schemaRef ds:uri="http://schemas.openxmlformats.org/officeDocument/2006/bibliography"/>
  </ds:schemaRefs>
</ds:datastoreItem>
</file>

<file path=customXml/itemProps5.xml><?xml version="1.0" encoding="utf-8"?>
<ds:datastoreItem xmlns:ds="http://schemas.openxmlformats.org/officeDocument/2006/customXml" ds:itemID="{7DD8D86E-0806-4FD4-8CFB-F5699E4DDCAA}">
  <ds:schemaRefs>
    <ds:schemaRef ds:uri="http://schemas.openxmlformats.org/officeDocument/2006/bibliography"/>
  </ds:schemaRefs>
</ds:datastoreItem>
</file>

<file path=customXml/itemProps6.xml><?xml version="1.0" encoding="utf-8"?>
<ds:datastoreItem xmlns:ds="http://schemas.openxmlformats.org/officeDocument/2006/customXml" ds:itemID="{D2746557-3E18-4820-BEB6-12137B6E30D2}">
  <ds:schemaRefs>
    <ds:schemaRef ds:uri="http://schemas.openxmlformats.org/officeDocument/2006/bibliography"/>
  </ds:schemaRefs>
</ds:datastoreItem>
</file>

<file path=customXml/itemProps7.xml><?xml version="1.0" encoding="utf-8"?>
<ds:datastoreItem xmlns:ds="http://schemas.openxmlformats.org/officeDocument/2006/customXml" ds:itemID="{A4CF7870-7C52-4787-8E0F-952F99767CB7}">
  <ds:schemaRefs>
    <ds:schemaRef ds:uri="http://schemas.openxmlformats.org/officeDocument/2006/bibliography"/>
  </ds:schemaRefs>
</ds:datastoreItem>
</file>

<file path=customXml/itemProps8.xml><?xml version="1.0" encoding="utf-8"?>
<ds:datastoreItem xmlns:ds="http://schemas.openxmlformats.org/officeDocument/2006/customXml" ds:itemID="{225245AA-5AC4-4183-AEDD-9E583138037C}">
  <ds:schemaRefs>
    <ds:schemaRef ds:uri="http://schemas.openxmlformats.org/officeDocument/2006/bibliography"/>
  </ds:schemaRefs>
</ds:datastoreItem>
</file>

<file path=customXml/itemProps9.xml><?xml version="1.0" encoding="utf-8"?>
<ds:datastoreItem xmlns:ds="http://schemas.openxmlformats.org/officeDocument/2006/customXml" ds:itemID="{4B5E28FF-3487-49B5-AD48-2ABE90C0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11558</Words>
  <Characters>65883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2023-01-07T07:49:00Z</dcterms:created>
  <dcterms:modified xsi:type="dcterms:W3CDTF">2023-01-08T09:16:00Z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Context">
    <vt:lpwstr>{"goals":[],"domain":"general","emotions":[],"dialect":"american"}</vt:lpwstr>
  </property>
  <property fmtid="{D5CDD505-2E9C-101B-9397-08002B2CF9AE}" pid="3" name="grammarly_documentId">
    <vt:lpwstr>documentId_8399</vt:lpwstr>
  </property>
</Properties>
</file>